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22"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21"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4"/>
    <w:bookmarkStart w:id="68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5">
        <w:r>
          <w:rPr>
            <w:rStyle w:val="Hyperlink"/>
          </w:rPr>
          <w:t xml:space="preserve">Copilot allowlist reference</w:t>
        </w:r>
      </w:hyperlink>
      <w:r>
        <w:t xml:space="preserve">.</w:t>
      </w:r>
    </w:p>
    <w:bookmarkEnd w:id="676"/>
    <w:bookmarkStart w:id="67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7">
        <w:r>
          <w:rPr>
            <w:rStyle w:val="Hyperlink"/>
          </w:rPr>
          <w:t xml:space="preserve">Customizing or disabling the firewall for GitHub Copilot coding agent</w:t>
        </w:r>
      </w:hyperlink>
      <w:r>
        <w:t xml:space="preserve">.</w:t>
      </w:r>
    </w:p>
    <w:bookmarkEnd w:id="678"/>
    <w:bookmarkStart w:id="68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tip.png" id="68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3"/>
    <w:bookmarkEnd w:id="684"/>
    <w:bookmarkStart w:id="695"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6"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ins w:id="3374" w:author="PR Preview" w:date="2024-01-01T00:00:00Z">
        <w:r>
          <w:t xml:space="preserve">As of 2026-05-08,</w:t>
        </w:r>
      </w:ins>
      <w:ins w:id="3374" w:author="PR Preview" w:date="2024-01-01T00:00:00Z">
        <w:r>
          <w:t xml:space="preserve"> </w:t>
        </w:r>
      </w:ins>
      <w:ins w:id="3374" w:author="PR Preview" w:date="2024-01-01T00:00:00Z">
        <w:r>
          <w:t xml:space="preserve">ChatGPT Codex is available at</w:t>
        </w:r>
      </w:ins>
      <w:ins w:id="3374" w:author="PR Preview" w:date="2024-01-01T00:00:00Z">
        <w:r>
          <w:t xml:space="preserve"> </w:t>
        </w:r>
      </w:ins>
      <w:hyperlink r:id="rId685">
        <w:r>
          <w:rPr>
            <w:rStyle w:val="VerbatimChar"/>
          </w:rPr>
          <w:t xml:space="preserve">chatgpt.com/codex</w:t>
        </w:r>
      </w:hyperlink>
      <w:ins w:id="3374" w:author="PR Preview" w:date="2024-01-01T00:00:00Z">
        <w:r>
          <w:t xml:space="preserve">.</w:t>
        </w:r>
      </w:ins>
      <w:ins w:id="3374" w:author="PR Preview" w:date="2024-01-01T00:00:00Z">
        <w:r>
          <w:t xml:space="preserve"> </w:t>
        </w:r>
      </w:ins>
      <w:ins w:id="3374" w:author="PR Preview" w:date="2024-01-01T00:00:00Z">
        <w:r>
          <w:t xml:space="preserve">In the GitHub Copilot model names shown below,</w:t>
        </w:r>
      </w:ins>
      <w:ins w:id="3374" w:author="PR Preview" w:date="2024-01-01T00:00:00Z">
        <w:r>
          <w:t xml:space="preserve"> </w:t>
        </w:r>
      </w:ins>
      <w:ins w:id="3374" w:author="PR Preview" w:date="2024-01-01T00:00:00Z">
        <w:r>
          <w:t xml:space="preserve">the</w:t>
        </w:r>
      </w:ins>
      <w:ins w:id="3374" w:author="PR Preview" w:date="2024-01-01T00:00:00Z">
        <w:r>
          <w:t xml:space="preserve"> </w:t>
        </w:r>
      </w:ins>
      <w:ins w:id="3374" w:author="PR Preview" w:date="2024-01-01T00:00:00Z">
        <w:r>
          <w:rPr>
            <w:rStyle w:val="VerbatimChar"/>
          </w:rPr>
          <w:t xml:space="preserve">-Codex</w:t>
        </w:r>
      </w:ins>
      <w:ins w:id="3374" w:author="PR Preview" w:date="2024-01-01T00:00:00Z">
        <w:r>
          <w:t xml:space="preserve"> </w:t>
        </w:r>
      </w:ins>
      <w:ins w:id="3374" w:author="PR Preview" w:date="2024-01-01T00:00:00Z">
        <w:r>
          <w:t xml:space="preserve">suffix identifies Codex-labeled variants</w:t>
        </w:r>
      </w:ins>
      <w:ins w:id="3374" w:author="PR Preview" w:date="2024-01-01T00:00:00Z">
        <w:r>
          <w:t xml:space="preserve"> </w:t>
        </w:r>
      </w:ins>
      <w:ins w:id="3374" w:author="PR Preview" w:date="2024-01-01T00:00:00Z">
        <w:r>
          <w:t xml:space="preserve">(for example,</w:t>
        </w:r>
      </w:ins>
      <w:ins w:id="3374" w:author="PR Preview" w:date="2024-01-01T00:00:00Z">
        <w:r>
          <w:t xml:space="preserve"> </w:t>
        </w:r>
      </w:ins>
      <w:ins w:id="3374" w:author="PR Preview" w:date="2024-01-01T00:00:00Z">
        <w:r>
          <w:rPr>
            <w:rStyle w:val="VerbatimChar"/>
          </w:rPr>
          <w:t xml:space="preserve">GPT-5.2-Codex</w:t>
        </w:r>
      </w:ins>
      <w:ins w:id="3374" w:author="PR Preview" w:date="2024-01-01T00:00:00Z">
        <w:r>
          <w:t xml:space="preserve"> </w:t>
        </w:r>
      </w:ins>
      <w:ins w:id="3374" w:author="PR Preview" w:date="2024-01-01T00:00:00Z">
        <w:r>
          <w:t xml:space="preserve">and</w:t>
        </w:r>
      </w:ins>
      <w:ins w:id="3374" w:author="PR Preview" w:date="2024-01-01T00:00:00Z">
        <w:r>
          <w:t xml:space="preserve"> </w:t>
        </w:r>
      </w:ins>
      <w:ins w:id="3374" w:author="PR Preview" w:date="2024-01-01T00:00:00Z">
        <w:r>
          <w:rPr>
            <w:rStyle w:val="VerbatimChar"/>
          </w:rPr>
          <w:t xml:space="preserve">GPT-5-Codex</w:t>
        </w:r>
      </w:ins>
      <w:ins w:id="3374" w:author="PR Preview" w:date="2024-01-01T00:00:00Z">
        <w:r>
          <w:t xml:space="preserve">).</w:t>
        </w:r>
      </w:ins>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6"/>
    <w:bookmarkStart w:id="691"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3"/>
        </w:numPr>
      </w:pPr>
      <w:r>
        <w:t xml:space="preserve">Go to the</w:t>
      </w:r>
      <w:r>
        <w:t xml:space="preserve"> </w:t>
      </w:r>
      <w:hyperlink r:id="rId687">
        <w:r>
          <w:rPr>
            <w:rStyle w:val="Hyperlink"/>
          </w:rPr>
          <w:t xml:space="preserve">OpenAI API keys page</w:t>
        </w:r>
      </w:hyperlink>
      <w:r>
        <w:t xml:space="preserve">.</w:t>
      </w:r>
    </w:p>
    <w:p>
      <w:pPr>
        <w:pStyle w:val="Compact"/>
        <w:numPr>
          <w:ilvl w:val="0"/>
          <w:numId w:val="127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3"/>
        </w:numPr>
      </w:pPr>
      <w:r>
        <w:t xml:space="preserve">Copy the key immediately and store it in a secure password manager.</w:t>
      </w:r>
    </w:p>
    <w:p>
      <w:pPr>
        <w:pStyle w:val="Compact"/>
        <w:numPr>
          <w:ilvl w:val="0"/>
          <w:numId w:val="127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88">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88">
        <w:r>
          <w:rPr>
            <w:rStyle w:val="Hyperlink"/>
          </w:rPr>
          <w:t xml:space="preserve">Positron Assistant setup</w:t>
        </w:r>
      </w:hyperlink>
      <w:r>
        <w:t xml:space="preserve">,</w:t>
      </w:r>
      <w:r>
        <w:t xml:space="preserve"> </w:t>
      </w:r>
      <w:hyperlink r:id="rId689">
        <w:r>
          <w:rPr>
            <w:rStyle w:val="Hyperlink"/>
          </w:rPr>
          <w:t xml:space="preserve">OpenAI API key help</w:t>
        </w:r>
      </w:hyperlink>
      <w:r>
        <w:t xml:space="preserve">,</w:t>
      </w:r>
      <w:r>
        <w:t xml:space="preserve"> </w:t>
      </w:r>
      <w:hyperlink r:id="rId690">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1"/>
    <w:bookmarkStart w:id="692"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2"/>
    <w:bookmarkStart w:id="693"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3"/>
    <w:bookmarkStart w:id="694"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4"/>
    <w:bookmarkEnd w:id="695"/>
    <w:bookmarkStart w:id="708"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6"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6"/>
    <w:bookmarkStart w:id="697"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7"/>
    <w:bookmarkStart w:id="698"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98"/>
    <w:bookmarkStart w:id="701"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99">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0">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1"/>
    <w:bookmarkStart w:id="702"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702"/>
    <w:bookmarkStart w:id="703"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3"/>
    <w:bookmarkStart w:id="704"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4"/>
    <w:bookmarkStart w:id="705"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5"/>
    <w:bookmarkStart w:id="706"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6"/>
    <w:bookmarkStart w:id="707"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0">
        <w:r>
          <w:rPr>
            <w:rStyle w:val="Hyperlink"/>
          </w:rPr>
          <w:t xml:space="preserve">Customizing the development environment for GitHub Copilot coding agent</w:t>
        </w:r>
      </w:hyperlink>
      <w:r>
        <w:t xml:space="preserve">.</w:t>
      </w:r>
    </w:p>
    <w:bookmarkEnd w:id="707"/>
    <w:bookmarkEnd w:id="708"/>
    <w:bookmarkStart w:id="712"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0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2"/>
    <w:bookmarkStart w:id="717"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6"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13">
        <w:r>
          <w:rPr>
            <w:rStyle w:val="Hyperlink"/>
          </w:rPr>
          <w:t xml:space="preserve">Quarto CLI Issue #6357</w:t>
        </w:r>
      </w:hyperlink>
    </w:p>
    <w:p>
      <w:pPr>
        <w:pStyle w:val="Compact"/>
        <w:numPr>
          <w:ilvl w:val="0"/>
          <w:numId w:val="1303"/>
        </w:numPr>
      </w:pPr>
      <w:hyperlink r:id="rId714">
        <w:r>
          <w:rPr>
            <w:rStyle w:val="Hyperlink"/>
          </w:rPr>
          <w:t xml:space="preserve">Quarto Discussion #6544</w:t>
        </w:r>
      </w:hyperlink>
    </w:p>
    <w:p>
      <w:pPr>
        <w:pStyle w:val="Compact"/>
        <w:numPr>
          <w:ilvl w:val="0"/>
          <w:numId w:val="1303"/>
        </w:numPr>
      </w:pPr>
      <w:hyperlink r:id="rId715">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6"/>
    <w:bookmarkEnd w:id="717"/>
    <w:bookmarkStart w:id="718"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18"/>
    <w:bookmarkStart w:id="719"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19"/>
    <w:bookmarkStart w:id="720"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0"/>
    <w:bookmarkEnd w:id="721"/>
    <w:bookmarkEnd w:id="722"/>
    <w:bookmarkStart w:id="732" w:name="checklists"/>
    <w:p>
      <w:pPr>
        <w:pStyle w:val="Heading1"/>
      </w:pPr>
      <w:r>
        <w:t xml:space="preserve">19. Checklists</w:t>
      </w:r>
    </w:p>
    <w:p>
      <w:pPr>
        <w:pStyle w:val="FirstParagraph"/>
      </w:pPr>
      <w:r>
        <w:t xml:space="preserve">Adapted by UCD-SeRG team from</w:t>
      </w:r>
      <w:r>
        <w:t xml:space="preserve"> </w:t>
      </w:r>
      <w:hyperlink r:id="rId723">
        <w:r>
          <w:rPr>
            <w:rStyle w:val="Hyperlink"/>
          </w:rPr>
          <w:t xml:space="preserve">original by Jade Benjamin-Chung</w:t>
        </w:r>
      </w:hyperlink>
    </w:p>
    <w:bookmarkStart w:id="724"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4"/>
    <w:bookmarkStart w:id="726"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5">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6"/>
    <w:bookmarkStart w:id="72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7">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28"/>
    <w:bookmarkStart w:id="731"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29">
        <w:r>
          <w:rPr>
            <w:rStyle w:val="Hyperlink"/>
          </w:rPr>
          <w:t xml:space="preserve">here</w:t>
        </w:r>
      </w:hyperlink>
      <w:r>
        <w:t xml:space="preserve">, a neat palette generator with colorblind options</w:t>
      </w:r>
      <w:r>
        <w:t xml:space="preserve"> </w:t>
      </w:r>
      <w:hyperlink r:id="rId7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31"/>
    <w:bookmarkEnd w:id="732"/>
    <w:bookmarkStart w:id="776" w:name="resources-2"/>
    <w:p>
      <w:pPr>
        <w:pStyle w:val="Heading1"/>
      </w:pPr>
      <w:r>
        <w:t xml:space="preserve">20. Resources</w:t>
      </w:r>
    </w:p>
    <w:p>
      <w:pPr>
        <w:pStyle w:val="FirstParagraph"/>
      </w:pPr>
      <w:r>
        <w:t xml:space="preserve">Adapted by UCD-SeRG team from</w:t>
      </w:r>
      <w:r>
        <w:t xml:space="preserve"> </w:t>
      </w:r>
      <w:hyperlink r:id="rId733">
        <w:r>
          <w:rPr>
            <w:rStyle w:val="Hyperlink"/>
          </w:rPr>
          <w:t xml:space="preserve">original by Jade Benjamin-Chung and Kunal Mishra</w:t>
        </w:r>
      </w:hyperlink>
    </w:p>
    <w:bookmarkStart w:id="750" w:name="resources-for-r"/>
    <w:p>
      <w:pPr>
        <w:pStyle w:val="Heading2"/>
      </w:pPr>
      <w:r>
        <w:t xml:space="preserve">20.1 Resources for R</w:t>
      </w:r>
    </w:p>
    <w:bookmarkStart w:id="736"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4">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5">
        <w:r>
          <w:rPr>
            <w:rStyle w:val="Hyperlink"/>
          </w:rPr>
          <w:t xml:space="preserve">Jade’s R-for-epi course</w:t>
        </w:r>
      </w:hyperlink>
    </w:p>
    <w:bookmarkEnd w:id="736"/>
    <w:bookmarkStart w:id="741"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7">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38">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39">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40">
        <w:r>
          <w:rPr>
            <w:rStyle w:val="Hyperlink"/>
          </w:rPr>
          <w:t xml:space="preserve">Install Guides</w:t>
        </w:r>
      </w:hyperlink>
      <w:r>
        <w:t xml:space="preserve"> </w:t>
      </w:r>
      <w:r>
        <w:t xml:space="preserve">- setup instructions for data science software</w:t>
      </w:r>
    </w:p>
    <w:bookmarkEnd w:id="741"/>
    <w:bookmarkStart w:id="746" w:name="cheat-sheets"/>
    <w:p>
      <w:pPr>
        <w:pStyle w:val="Heading3"/>
      </w:pPr>
      <w:r>
        <w:t xml:space="preserve">20.1.3 Cheat Sheets</w:t>
      </w:r>
    </w:p>
    <w:p>
      <w:pPr>
        <w:pStyle w:val="Compact"/>
        <w:numPr>
          <w:ilvl w:val="0"/>
          <w:numId w:val="1329"/>
        </w:numPr>
      </w:pPr>
      <w:hyperlink r:id="rId742">
        <w:r>
          <w:rPr>
            <w:rStyle w:val="Hyperlink"/>
          </w:rPr>
          <w:t xml:space="preserve">dplyr and tidyr cheat sheet</w:t>
        </w:r>
      </w:hyperlink>
    </w:p>
    <w:p>
      <w:pPr>
        <w:pStyle w:val="Compact"/>
        <w:numPr>
          <w:ilvl w:val="0"/>
          <w:numId w:val="1329"/>
        </w:numPr>
      </w:pPr>
      <w:hyperlink r:id="rId743">
        <w:r>
          <w:rPr>
            <w:rStyle w:val="Hyperlink"/>
          </w:rPr>
          <w:t xml:space="preserve">ggplot cheat sheet</w:t>
        </w:r>
      </w:hyperlink>
    </w:p>
    <w:p>
      <w:pPr>
        <w:pStyle w:val="Compact"/>
        <w:numPr>
          <w:ilvl w:val="0"/>
          <w:numId w:val="1329"/>
        </w:numPr>
      </w:pPr>
      <w:hyperlink r:id="rId744">
        <w:r>
          <w:rPr>
            <w:rStyle w:val="Hyperlink"/>
          </w:rPr>
          <w:t xml:space="preserve">data table cheat sheet</w:t>
        </w:r>
      </w:hyperlink>
    </w:p>
    <w:p>
      <w:pPr>
        <w:pStyle w:val="Compact"/>
        <w:numPr>
          <w:ilvl w:val="0"/>
          <w:numId w:val="1329"/>
        </w:numPr>
      </w:pPr>
      <w:hyperlink r:id="rId745">
        <w:r>
          <w:rPr>
            <w:rStyle w:val="Hyperlink"/>
          </w:rPr>
          <w:t xml:space="preserve">RMarkdown cheat sheet</w:t>
        </w:r>
      </w:hyperlink>
    </w:p>
    <w:bookmarkEnd w:id="746"/>
    <w:bookmarkStart w:id="748" w:name="style-and-best-practices"/>
    <w:p>
      <w:pPr>
        <w:pStyle w:val="Heading3"/>
      </w:pPr>
      <w:r>
        <w:t xml:space="preserve">20.1.4 Style and Best Practices</w:t>
      </w:r>
    </w:p>
    <w:p>
      <w:pPr>
        <w:pStyle w:val="Compact"/>
        <w:numPr>
          <w:ilvl w:val="0"/>
          <w:numId w:val="1330"/>
        </w:numPr>
      </w:pPr>
      <w:hyperlink r:id="rId747">
        <w:r>
          <w:rPr>
            <w:rStyle w:val="Hyperlink"/>
          </w:rPr>
          <w:t xml:space="preserve">Hadley Wickham’s R Style Guide</w:t>
        </w:r>
      </w:hyperlink>
    </w:p>
    <w:bookmarkEnd w:id="748"/>
    <w:bookmarkStart w:id="749"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49"/>
    <w:bookmarkEnd w:id="750"/>
    <w:bookmarkStart w:id="752"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51">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52"/>
    <w:bookmarkStart w:id="755" w:name="resources-for-python"/>
    <w:p>
      <w:pPr>
        <w:pStyle w:val="Heading2"/>
      </w:pPr>
      <w:r>
        <w:t xml:space="preserve">20.3 Resources for Python</w:t>
      </w:r>
    </w:p>
    <w:p>
      <w:pPr>
        <w:pStyle w:val="Compact"/>
        <w:numPr>
          <w:ilvl w:val="0"/>
          <w:numId w:val="1333"/>
        </w:numPr>
      </w:pPr>
      <w:hyperlink r:id="rId753">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4">
        <w:r>
          <w:rPr>
            <w:rStyle w:val="Hyperlink"/>
          </w:rPr>
          <w:t xml:space="preserve">Natural Language Processing with Python</w:t>
        </w:r>
      </w:hyperlink>
      <w:r>
        <w:t xml:space="preserve"> </w:t>
      </w:r>
      <w:r>
        <w:t xml:space="preserve">- text analysis and NLP techniques</w:t>
      </w:r>
    </w:p>
    <w:bookmarkEnd w:id="755"/>
    <w:bookmarkStart w:id="757" w:name="resources-for-julia"/>
    <w:p>
      <w:pPr>
        <w:pStyle w:val="Heading2"/>
      </w:pPr>
      <w:r>
        <w:t xml:space="preserve">20.4 Resources for Julia</w:t>
      </w:r>
    </w:p>
    <w:p>
      <w:pPr>
        <w:pStyle w:val="Compact"/>
        <w:numPr>
          <w:ilvl w:val="0"/>
          <w:numId w:val="1334"/>
        </w:numPr>
      </w:pPr>
      <w:hyperlink r:id="rId756">
        <w:r>
          <w:rPr>
            <w:rStyle w:val="Hyperlink"/>
          </w:rPr>
          <w:t xml:space="preserve">UC Davis Julia Users Group Julia Basics Workshop</w:t>
        </w:r>
      </w:hyperlink>
      <w:r>
        <w:t xml:space="preserve"> </w:t>
      </w:r>
      <w:r>
        <w:t xml:space="preserve">- foundational Julia programming</w:t>
      </w:r>
    </w:p>
    <w:bookmarkEnd w:id="757"/>
    <w:bookmarkStart w:id="758"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58"/>
    <w:bookmarkStart w:id="762"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59">
        <w:r>
          <w:rPr>
            <w:rStyle w:val="Hyperlink"/>
          </w:rPr>
          <w:t xml:space="preserve">The Pathway to Publishing: A Guide to Quantitative Writing in the Health Sciences</w:t>
        </w:r>
      </w:hyperlink>
    </w:p>
    <w:p>
      <w:pPr>
        <w:pStyle w:val="Compact"/>
        <w:numPr>
          <w:ilvl w:val="0"/>
          <w:numId w:val="1336"/>
        </w:numPr>
      </w:pPr>
      <w:hyperlink r:id="rId7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61">
        <w:r>
          <w:rPr>
            <w:rStyle w:val="Hyperlink"/>
          </w:rPr>
          <w:t xml:space="preserve">Secret, actionable writing tips</w:t>
        </w:r>
      </w:hyperlink>
    </w:p>
    <w:bookmarkEnd w:id="762"/>
    <w:bookmarkStart w:id="766"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63">
        <w:r>
          <w:rPr>
            <w:rStyle w:val="Hyperlink"/>
          </w:rPr>
          <w:t xml:space="preserve">How to give a killer narratively-driven scientific talk</w:t>
        </w:r>
      </w:hyperlink>
    </w:p>
    <w:p>
      <w:pPr>
        <w:pStyle w:val="Compact"/>
        <w:numPr>
          <w:ilvl w:val="0"/>
          <w:numId w:val="1337"/>
        </w:numPr>
      </w:pPr>
      <w:hyperlink r:id="rId764">
        <w:r>
          <w:rPr>
            <w:rStyle w:val="Hyperlink"/>
          </w:rPr>
          <w:t xml:space="preserve">How to make a better poster</w:t>
        </w:r>
      </w:hyperlink>
    </w:p>
    <w:p>
      <w:pPr>
        <w:pStyle w:val="Compact"/>
        <w:numPr>
          <w:ilvl w:val="0"/>
          <w:numId w:val="1337"/>
        </w:numPr>
      </w:pPr>
      <w:hyperlink r:id="rId765">
        <w:r>
          <w:rPr>
            <w:rStyle w:val="Hyperlink"/>
          </w:rPr>
          <w:t xml:space="preserve">How to make an even better poster</w:t>
        </w:r>
      </w:hyperlink>
    </w:p>
    <w:bookmarkEnd w:id="766"/>
    <w:bookmarkStart w:id="769" w:name="professional-advice"/>
    <w:p>
      <w:pPr>
        <w:pStyle w:val="Heading2"/>
      </w:pPr>
      <w:r>
        <w:t xml:space="preserve">20.8 Professional advice</w:t>
      </w:r>
    </w:p>
    <w:p>
      <w:pPr>
        <w:pStyle w:val="Compact"/>
        <w:numPr>
          <w:ilvl w:val="0"/>
          <w:numId w:val="1338"/>
        </w:numPr>
      </w:pPr>
      <w:hyperlink r:id="rId767">
        <w:r>
          <w:rPr>
            <w:rStyle w:val="Hyperlink"/>
          </w:rPr>
          <w:t xml:space="preserve">Professional advice, especially for your first job</w:t>
        </w:r>
      </w:hyperlink>
    </w:p>
    <w:p>
      <w:pPr>
        <w:pStyle w:val="Compact"/>
        <w:numPr>
          <w:ilvl w:val="0"/>
          <w:numId w:val="1338"/>
        </w:numPr>
      </w:pPr>
      <w:hyperlink r:id="rId768">
        <w:r>
          <w:rPr>
            <w:rStyle w:val="Hyperlink"/>
          </w:rPr>
          <w:t xml:space="preserve">Team Public Health Substack</w:t>
        </w:r>
      </w:hyperlink>
    </w:p>
    <w:bookmarkEnd w:id="769"/>
    <w:bookmarkStart w:id="772" w:name="funding"/>
    <w:p>
      <w:pPr>
        <w:pStyle w:val="Heading2"/>
      </w:pPr>
      <w:r>
        <w:t xml:space="preserve">20.9 Funding</w:t>
      </w:r>
    </w:p>
    <w:p>
      <w:pPr>
        <w:pStyle w:val="Compact"/>
        <w:numPr>
          <w:ilvl w:val="0"/>
          <w:numId w:val="1339"/>
        </w:numPr>
      </w:pPr>
      <w:hyperlink r:id="rId770">
        <w:r>
          <w:rPr>
            <w:rStyle w:val="Hyperlink"/>
          </w:rPr>
          <w:t xml:space="preserve">Building Your Funding Train</w:t>
        </w:r>
      </w:hyperlink>
    </w:p>
    <w:p>
      <w:pPr>
        <w:pStyle w:val="Compact"/>
        <w:numPr>
          <w:ilvl w:val="0"/>
          <w:numId w:val="1339"/>
        </w:numPr>
      </w:pPr>
      <w:hyperlink r:id="rId771">
        <w:r>
          <w:rPr>
            <w:rStyle w:val="Hyperlink"/>
          </w:rPr>
          <w:t xml:space="preserve">NIH Grant Writing Resources</w:t>
        </w:r>
      </w:hyperlink>
    </w:p>
    <w:bookmarkEnd w:id="772"/>
    <w:bookmarkStart w:id="775" w:name="ethics-and-global-health-research"/>
    <w:p>
      <w:pPr>
        <w:pStyle w:val="Heading2"/>
      </w:pPr>
      <w:r>
        <w:t xml:space="preserve">20.10 Ethics and global health research</w:t>
      </w:r>
    </w:p>
    <w:p>
      <w:pPr>
        <w:pStyle w:val="Compact"/>
        <w:numPr>
          <w:ilvl w:val="0"/>
          <w:numId w:val="1340"/>
        </w:numPr>
      </w:pPr>
      <w:hyperlink r:id="rId773">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4">
        <w:r>
          <w:rPr>
            <w:rStyle w:val="Hyperlink"/>
          </w:rPr>
          <w:t xml:space="preserve">Transforming Global Health Partnerships</w:t>
        </w:r>
      </w:hyperlink>
    </w:p>
    <w:p>
      <w:r>
        <w:br w:type="page"/>
      </w:r>
    </w:p>
    <w:bookmarkEnd w:id="775"/>
    <w:bookmarkEnd w:id="776"/>
    <w:bookmarkStart w:id="804" w:name="professional-development"/>
    <w:p>
      <w:pPr>
        <w:pStyle w:val="Heading1"/>
      </w:pPr>
      <w:r>
        <w:t xml:space="preserve">21. Professional Development</w:t>
      </w:r>
    </w:p>
    <w:p>
      <w:pPr>
        <w:pStyle w:val="FirstParagraph"/>
      </w:pPr>
      <w:r>
        <w:t xml:space="preserve">Adapted by UCD-SeRG team from</w:t>
      </w:r>
      <w:r>
        <w:t xml:space="preserve"> </w:t>
      </w:r>
      <w:hyperlink r:id="rId777">
        <w:r>
          <w:rPr>
            <w:rStyle w:val="Hyperlink"/>
          </w:rPr>
          <w:t xml:space="preserve">original by Jade Benjamin-Chung</w:t>
        </w:r>
      </w:hyperlink>
    </w:p>
    <w:bookmarkStart w:id="77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78"/>
    <w:bookmarkStart w:id="78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79">
        <w:r>
          <w:rPr>
            <w:rStyle w:val="Hyperlink"/>
          </w:rPr>
          <w:t xml:space="preserve">myIDP - Individual Development Plan tool</w:t>
        </w:r>
      </w:hyperlink>
    </w:p>
    <w:p>
      <w:pPr>
        <w:pStyle w:val="Compact"/>
        <w:numPr>
          <w:ilvl w:val="0"/>
          <w:numId w:val="1343"/>
        </w:numPr>
      </w:pPr>
      <w:hyperlink r:id="rId780">
        <w:r>
          <w:rPr>
            <w:rStyle w:val="Hyperlink"/>
          </w:rPr>
          <w:t xml:space="preserve">NIH OITE Career Resources</w:t>
        </w:r>
      </w:hyperlink>
    </w:p>
    <w:bookmarkEnd w:id="781"/>
    <w:bookmarkStart w:id="78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82">
        <w:r>
          <w:rPr>
            <w:rStyle w:val="Hyperlink"/>
          </w:rPr>
          <w:t xml:space="preserve">How to tell a compelling story in scientific presentations</w:t>
        </w:r>
      </w:hyperlink>
    </w:p>
    <w:p>
      <w:pPr>
        <w:pStyle w:val="Compact"/>
        <w:numPr>
          <w:ilvl w:val="0"/>
          <w:numId w:val="1345"/>
        </w:numPr>
      </w:pPr>
      <w:hyperlink r:id="rId763">
        <w:r>
          <w:rPr>
            <w:rStyle w:val="Hyperlink"/>
          </w:rPr>
          <w:t xml:space="preserve">How to give a killer narratively-driven scientific talk</w:t>
        </w:r>
      </w:hyperlink>
    </w:p>
    <w:p>
      <w:pPr>
        <w:pStyle w:val="Compact"/>
        <w:numPr>
          <w:ilvl w:val="0"/>
          <w:numId w:val="1345"/>
        </w:numPr>
      </w:pPr>
      <w:hyperlink r:id="rId783">
        <w:r>
          <w:rPr>
            <w:rStyle w:val="Hyperlink"/>
          </w:rPr>
          <w:t xml:space="preserve">How to make a better poster</w:t>
        </w:r>
      </w:hyperlink>
    </w:p>
    <w:p>
      <w:pPr>
        <w:pStyle w:val="Compact"/>
        <w:numPr>
          <w:ilvl w:val="0"/>
          <w:numId w:val="1345"/>
        </w:numPr>
      </w:pPr>
      <w:hyperlink r:id="rId765">
        <w:r>
          <w:rPr>
            <w:rStyle w:val="Hyperlink"/>
          </w:rPr>
          <w:t xml:space="preserve">How to make an even better poster</w:t>
        </w:r>
      </w:hyperlink>
    </w:p>
    <w:bookmarkEnd w:id="784"/>
    <w:bookmarkStart w:id="78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5">
        <w:r>
          <w:rPr>
            <w:rStyle w:val="Hyperlink"/>
          </w:rPr>
          <w:t xml:space="preserve">ColorBrewer</w:t>
        </w:r>
      </w:hyperlink>
      <w:r>
        <w:t xml:space="preserve"> </w:t>
      </w:r>
      <w:r>
        <w:t xml:space="preserve">or</w:t>
      </w:r>
      <w:r>
        <w:t xml:space="preserve"> </w:t>
      </w:r>
      <w:hyperlink r:id="rId786">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7">
        <w:r>
          <w:rPr>
            <w:rStyle w:val="Hyperlink"/>
          </w:rPr>
          <w:t xml:space="preserve">Ten Simple Rules for Better Figures</w:t>
        </w:r>
      </w:hyperlink>
    </w:p>
    <w:bookmarkEnd w:id="788"/>
    <w:bookmarkStart w:id="790"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70">
        <w:r>
          <w:rPr>
            <w:rStyle w:val="Hyperlink"/>
          </w:rPr>
          <w:t xml:space="preserve">Building Your Funding Train</w:t>
        </w:r>
      </w:hyperlink>
    </w:p>
    <w:p>
      <w:pPr>
        <w:pStyle w:val="Compact"/>
        <w:numPr>
          <w:ilvl w:val="0"/>
          <w:numId w:val="1349"/>
        </w:numPr>
      </w:pPr>
      <w:hyperlink r:id="rId789">
        <w:r>
          <w:rPr>
            <w:rStyle w:val="Hyperlink"/>
          </w:rPr>
          <w:t xml:space="preserve">NIH Funding Opportunities</w:t>
        </w:r>
      </w:hyperlink>
    </w:p>
    <w:p>
      <w:pPr>
        <w:pStyle w:val="Compact"/>
        <w:numPr>
          <w:ilvl w:val="0"/>
          <w:numId w:val="1349"/>
        </w:numPr>
      </w:pPr>
      <w:hyperlink r:id="rId771">
        <w:r>
          <w:rPr>
            <w:rStyle w:val="Hyperlink"/>
          </w:rPr>
          <w:t xml:space="preserve">NIH Grant Writing Resources</w:t>
        </w:r>
      </w:hyperlink>
    </w:p>
    <w:bookmarkEnd w:id="790"/>
    <w:bookmarkStart w:id="801"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1"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1"/>
    <w:bookmarkStart w:id="792"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92"/>
    <w:bookmarkStart w:id="793"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3"/>
    <w:bookmarkStart w:id="797"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5">
        <w:r>
          <w:rPr>
            <w:rStyle w:val="Hyperlink"/>
          </w:rPr>
          <w:t xml:space="preserve">PhD</w:t>
        </w:r>
      </w:hyperlink>
      <w:r>
        <w:t xml:space="preserve">,</w:t>
      </w:r>
      <w:r>
        <w:t xml:space="preserve"> </w:t>
      </w:r>
      <w:r>
        <w:t xml:space="preserve">is a spiritual successor to an apprentice’s</w:t>
      </w:r>
      <w:r>
        <w:t xml:space="preserve"> </w:t>
      </w:r>
      <w:hyperlink r:id="rId7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7"/>
    <w:bookmarkStart w:id="798"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98"/>
    <w:bookmarkStart w:id="800"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799">
        <w:r>
          <w:rPr>
            <w:rStyle w:val="Hyperlink"/>
          </w:rPr>
          <w:t xml:space="preserve">quarto-thesis</w:t>
        </w:r>
      </w:hyperlink>
      <w:r>
        <w:t xml:space="preserve"> </w:t>
      </w:r>
      <w:r>
        <w:t xml:space="preserve">- Quarto extension for creating masters or PhD theses with professional LaTeX formatting</w:t>
      </w:r>
    </w:p>
    <w:bookmarkEnd w:id="800"/>
    <w:bookmarkEnd w:id="801"/>
    <w:bookmarkStart w:id="802"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7">
        <w:r>
          <w:rPr>
            <w:rStyle w:val="Hyperlink"/>
          </w:rPr>
          <w:t xml:space="preserve">workshop index</w:t>
        </w:r>
      </w:hyperlink>
      <w:r>
        <w:t xml:space="preserve"> </w:t>
      </w:r>
      <w:r>
        <w:t xml:space="preserve">provides a comprehensive catalog of available resources.</w:t>
      </w:r>
    </w:p>
    <w:bookmarkEnd w:id="802"/>
    <w:bookmarkStart w:id="803"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803"/>
    <w:bookmarkEnd w:id="804"/>
    <w:bookmarkStart w:id="806" w:name="sec-writing"/>
    <w:p>
      <w:pPr>
        <w:pStyle w:val="Heading1"/>
      </w:pPr>
      <w:r>
        <w:t xml:space="preserve">22. Writing</w:t>
      </w:r>
    </w:p>
    <w:bookmarkStart w:id="805"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5"/>
    <w:bookmarkEnd w:id="806"/>
    <w:bookmarkStart w:id="822"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7">
        <w:r>
          <w:rPr>
            <w:rStyle w:val="Hyperlink"/>
          </w:rPr>
          <w:t xml:space="preserve">original by Jade Benjamin-Chung</w:t>
        </w:r>
      </w:hyperlink>
    </w:p>
    <w:bookmarkStart w:id="807"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7"/>
    <w:bookmarkStart w:id="810"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0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09">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10"/>
    <w:bookmarkStart w:id="813"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11">
        <w:r>
          <w:rPr>
            <w:rStyle w:val="Hyperlink"/>
          </w:rPr>
          <w:t xml:space="preserve">medRxiv</w:t>
        </w:r>
      </w:hyperlink>
      <w:r>
        <w:t xml:space="preserve"> </w:t>
      </w:r>
      <w:r>
        <w:t xml:space="preserve">or</w:t>
      </w:r>
      <w:r>
        <w:t xml:space="preserve"> </w:t>
      </w:r>
      <w:hyperlink r:id="rId812">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1">
        <w:r>
          <w:rPr>
            <w:rStyle w:val="Hyperlink"/>
          </w:rPr>
          <w:t xml:space="preserve">medRxiv</w:t>
        </w:r>
      </w:hyperlink>
      <w:r>
        <w:t xml:space="preserve">.</w:t>
      </w:r>
    </w:p>
    <w:bookmarkEnd w:id="813"/>
    <w:bookmarkStart w:id="815"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4">
        <w:r>
          <w:rPr>
            <w:rStyle w:val="Hyperlink"/>
          </w:rPr>
          <w:t xml:space="preserve">EQUATOR Network</w:t>
        </w:r>
      </w:hyperlink>
      <w:r>
        <w:t xml:space="preserve">)</w:t>
      </w:r>
    </w:p>
    <w:bookmarkEnd w:id="815"/>
    <w:bookmarkStart w:id="816"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6"/>
    <w:bookmarkStart w:id="820"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0"/>
    <w:bookmarkStart w:id="821"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1"/>
    <w:bookmarkEnd w:id="822"/>
    <w:bookmarkStart w:id="908" w:name="references"/>
    <w:p>
      <w:pPr>
        <w:pStyle w:val="Heading1"/>
      </w:pPr>
      <w:r>
        <w:t xml:space="preserve">References</w:t>
      </w:r>
    </w:p>
    <w:bookmarkStart w:id="907" w:name="refs"/>
    <w:bookmarkStart w:id="824" w:name="ref-space_odyssey"/>
    <w:p>
      <w:pPr>
        <w:pStyle w:val="Bibliography"/>
      </w:pPr>
      <w:r>
        <w:rPr>
          <w:i/>
          <w:iCs/>
        </w:rPr>
        <w:t xml:space="preserve">2001: A Space Odyssey</w:t>
      </w:r>
      <w:r>
        <w:t xml:space="preserve">. 1968. Film.</w:t>
      </w:r>
      <w:r>
        <w:t xml:space="preserve"> </w:t>
      </w:r>
      <w:hyperlink r:id="rId823">
        <w:r>
          <w:rPr>
            <w:rStyle w:val="Hyperlink"/>
          </w:rPr>
          <w:t xml:space="preserve">https://en.wikipedia.org/wiki/2001:_A_Space_Odyssey_(film)</w:t>
        </w:r>
      </w:hyperlink>
      <w:r>
        <w:t xml:space="preserve">.</w:t>
      </w:r>
    </w:p>
    <w:bookmarkEnd w:id="824"/>
    <w:bookmarkStart w:id="8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5">
        <w:r>
          <w:rPr>
            <w:rStyle w:val="Hyperlink"/>
          </w:rPr>
          <w:t xml:space="preserve">https://doi.org/10.1371/journal.pgph.0002269</w:t>
        </w:r>
      </w:hyperlink>
      <w:r>
        <w:t xml:space="preserve">.</w:t>
      </w:r>
    </w:p>
    <w:bookmarkEnd w:id="826"/>
    <w:bookmarkStart w:id="828" w:name="ref-i_robot"/>
    <w:p>
      <w:pPr>
        <w:pStyle w:val="Bibliography"/>
      </w:pPr>
      <w:r>
        <w:t xml:space="preserve">Asimov, Isaac. 1950.</w:t>
      </w:r>
      <w:r>
        <w:t xml:space="preserve"> </w:t>
      </w:r>
      <w:r>
        <w:rPr>
          <w:i/>
          <w:iCs/>
        </w:rPr>
        <w:t xml:space="preserve">I, Robot</w:t>
      </w:r>
      <w:r>
        <w:t xml:space="preserve">. Novel; Gnome Press.</w:t>
      </w:r>
      <w:r>
        <w:t xml:space="preserve"> </w:t>
      </w:r>
      <w:hyperlink r:id="rId827">
        <w:r>
          <w:rPr>
            <w:rStyle w:val="Hyperlink"/>
          </w:rPr>
          <w:t xml:space="preserve">https://search.library.ucdavis.edu/permalink/01UCD_INST/9fle3i/alma990000226350403126</w:t>
        </w:r>
      </w:hyperlink>
      <w:r>
        <w:t xml:space="preserve">.</w:t>
      </w:r>
    </w:p>
    <w:bookmarkEnd w:id="828"/>
    <w:bookmarkStart w:id="83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29">
        <w:r>
          <w:rPr>
            <w:rStyle w:val="Hyperlink"/>
          </w:rPr>
          <w:t xml:space="preserve">https://doi.org/10.1038/d41586-019-01431-z</w:t>
        </w:r>
      </w:hyperlink>
      <w:r>
        <w:t xml:space="preserve">.</w:t>
      </w:r>
    </w:p>
    <w:bookmarkEnd w:id="830"/>
    <w:bookmarkStart w:id="832" w:name="ref-battlestar_galactica_2004"/>
    <w:p>
      <w:pPr>
        <w:pStyle w:val="Bibliography"/>
      </w:pPr>
      <w:r>
        <w:rPr>
          <w:i/>
          <w:iCs/>
        </w:rPr>
        <w:t xml:space="preserve">Battlestar Galactica</w:t>
      </w:r>
      <w:r>
        <w:t xml:space="preserve">. 2004. Television Series.</w:t>
      </w:r>
      <w:r>
        <w:t xml:space="preserve"> </w:t>
      </w:r>
      <w:hyperlink r:id="rId831">
        <w:r>
          <w:rPr>
            <w:rStyle w:val="Hyperlink"/>
          </w:rPr>
          <w:t xml:space="preserve">https://en.wikipedia.org/wiki/Battlestar_Galactica_(2004_TV_series)</w:t>
        </w:r>
      </w:hyperlink>
      <w:r>
        <w:t xml:space="preserve">.</w:t>
      </w:r>
    </w:p>
    <w:bookmarkEnd w:id="832"/>
    <w:bookmarkStart w:id="83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7">
        <w:r>
          <w:rPr>
            <w:rStyle w:val="Hyperlink"/>
          </w:rPr>
          <w:t xml:space="preserve">https://jadebc.github.io/lab-manual/</w:t>
        </w:r>
      </w:hyperlink>
      <w:r>
        <w:t xml:space="preserve">.</w:t>
      </w:r>
    </w:p>
    <w:bookmarkEnd w:id="833"/>
    <w:bookmarkStart w:id="835" w:name="ref-blade_runner"/>
    <w:p>
      <w:pPr>
        <w:pStyle w:val="Bibliography"/>
      </w:pPr>
      <w:r>
        <w:rPr>
          <w:i/>
          <w:iCs/>
        </w:rPr>
        <w:t xml:space="preserve">Blade Runner</w:t>
      </w:r>
      <w:r>
        <w:t xml:space="preserve">. 1982. Film.</w:t>
      </w:r>
      <w:r>
        <w:t xml:space="preserve"> </w:t>
      </w:r>
      <w:hyperlink r:id="rId834">
        <w:r>
          <w:rPr>
            <w:rStyle w:val="Hyperlink"/>
          </w:rPr>
          <w:t xml:space="preserve">https://en.wikipedia.org/wiki/Blade_Runner</w:t>
        </w:r>
      </w:hyperlink>
      <w:r>
        <w:t xml:space="preserve">.</w:t>
      </w:r>
    </w:p>
    <w:bookmarkEnd w:id="835"/>
    <w:bookmarkStart w:id="83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6">
        <w:r>
          <w:rPr>
            <w:rStyle w:val="Hyperlink"/>
          </w:rPr>
          <w:t xml:space="preserve">https://happygitwithr.com/</w:t>
        </w:r>
      </w:hyperlink>
      <w:r>
        <w:t xml:space="preserve">.</w:t>
      </w:r>
    </w:p>
    <w:bookmarkEnd w:id="837"/>
    <w:bookmarkStart w:id="83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38"/>
    <w:bookmarkStart w:id="840"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39">
        <w:r>
          <w:rPr>
            <w:rStyle w:val="Hyperlink"/>
          </w:rPr>
          <w:t xml:space="preserve">https://en.wikipedia.org/wiki/Ender%27s_Game</w:t>
        </w:r>
      </w:hyperlink>
      <w:r>
        <w:t xml:space="preserve">.</w:t>
      </w:r>
    </w:p>
    <w:bookmarkEnd w:id="840"/>
    <w:bookmarkStart w:id="84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1">
        <w:r>
          <w:rPr>
            <w:rStyle w:val="Hyperlink"/>
          </w:rPr>
          <w:t xml:space="preserve">https://doi.org/10.1038/s41467-020-19160-7</w:t>
        </w:r>
      </w:hyperlink>
      <w:r>
        <w:t xml:space="preserve">.</w:t>
      </w:r>
    </w:p>
    <w:bookmarkEnd w:id="842"/>
    <w:bookmarkStart w:id="84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3">
        <w:r>
          <w:rPr>
            <w:rStyle w:val="Hyperlink"/>
          </w:rPr>
          <w:t xml:space="preserve">http://creativecommons.org/licenses/by-nc/4.0/</w:t>
        </w:r>
      </w:hyperlink>
      <w:r>
        <w:t xml:space="preserve">.</w:t>
      </w:r>
    </w:p>
    <w:bookmarkEnd w:id="844"/>
    <w:bookmarkStart w:id="846" w:name="ref-credit"/>
    <w:p>
      <w:pPr>
        <w:pStyle w:val="Bibliography"/>
      </w:pPr>
      <w:r>
        <w:t xml:space="preserve">“CRediT: Contributor Roles Taxonomy.”</w:t>
      </w:r>
      <w:r>
        <w:t xml:space="preserve"> </w:t>
      </w:r>
      <w:r>
        <w:t xml:space="preserve">n.d. PLOS ONE.</w:t>
      </w:r>
      <w:r>
        <w:t xml:space="preserve"> </w:t>
      </w:r>
      <w:hyperlink r:id="rId845">
        <w:r>
          <w:rPr>
            <w:rStyle w:val="Hyperlink"/>
          </w:rPr>
          <w:t xml:space="preserve">https://journals.plos.org/plosone/s/authorship</w:t>
        </w:r>
      </w:hyperlink>
      <w:r>
        <w:t xml:space="preserve">.</w:t>
      </w:r>
    </w:p>
    <w:bookmarkEnd w:id="846"/>
    <w:bookmarkStart w:id="848" w:name="ref-dryad"/>
    <w:p>
      <w:pPr>
        <w:pStyle w:val="Bibliography"/>
      </w:pPr>
      <w:r>
        <w:t xml:space="preserve">“Dryad Digital Repository.”</w:t>
      </w:r>
      <w:r>
        <w:t xml:space="preserve"> </w:t>
      </w:r>
      <w:r>
        <w:t xml:space="preserve">n.d. Dryad.</w:t>
      </w:r>
      <w:r>
        <w:t xml:space="preserve"> </w:t>
      </w:r>
      <w:hyperlink r:id="rId847">
        <w:r>
          <w:rPr>
            <w:rStyle w:val="Hyperlink"/>
          </w:rPr>
          <w:t xml:space="preserve">https://datadryad.org/</w:t>
        </w:r>
      </w:hyperlink>
      <w:r>
        <w:t xml:space="preserve">.</w:t>
      </w:r>
    </w:p>
    <w:bookmarkEnd w:id="848"/>
    <w:bookmarkStart w:id="84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4">
        <w:r>
          <w:rPr>
            <w:rStyle w:val="Hyperlink"/>
          </w:rPr>
          <w:t xml:space="preserve">https://www.equator-network.org/</w:t>
        </w:r>
      </w:hyperlink>
      <w:r>
        <w:t xml:space="preserve">.</w:t>
      </w:r>
    </w:p>
    <w:bookmarkEnd w:id="849"/>
    <w:bookmarkStart w:id="85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0">
        <w:r>
          <w:rPr>
            <w:rStyle w:val="Hyperlink"/>
          </w:rPr>
          <w:t xml:space="preserve">https://engineering-shiny.org/</w:t>
        </w:r>
      </w:hyperlink>
      <w:r>
        <w:t xml:space="preserve">.</w:t>
      </w:r>
    </w:p>
    <w:bookmarkEnd w:id="851"/>
    <w:bookmarkStart w:id="853"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2">
        <w:r>
          <w:rPr>
            <w:rStyle w:val="Hyperlink"/>
          </w:rPr>
          <w:t xml:space="preserve">https://www.youtube.com/watch?v=B1BdQcJ2ZYY</w:t>
        </w:r>
      </w:hyperlink>
      <w:r>
        <w:t xml:space="preserve">.</w:t>
      </w:r>
    </w:p>
    <w:bookmarkEnd w:id="853"/>
    <w:bookmarkStart w:id="85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4"/>
    <w:bookmarkStart w:id="856" w:name="ref-githubdesktop"/>
    <w:p>
      <w:pPr>
        <w:pStyle w:val="Bibliography"/>
      </w:pPr>
      <w:r>
        <w:t xml:space="preserve">“GitHub Desktop.”</w:t>
      </w:r>
      <w:r>
        <w:t xml:space="preserve"> </w:t>
      </w:r>
      <w:r>
        <w:t xml:space="preserve">n.d. GitHub.</w:t>
      </w:r>
      <w:r>
        <w:t xml:space="preserve"> </w:t>
      </w:r>
      <w:hyperlink r:id="rId855">
        <w:r>
          <w:rPr>
            <w:rStyle w:val="Hyperlink"/>
          </w:rPr>
          <w:t xml:space="preserve">https://desktop.github.com/</w:t>
        </w:r>
      </w:hyperlink>
      <w:r>
        <w:t xml:space="preserve">.</w:t>
      </w:r>
    </w:p>
    <w:bookmarkEnd w:id="856"/>
    <w:bookmarkStart w:id="858" w:name="ref-dune"/>
    <w:p>
      <w:pPr>
        <w:pStyle w:val="Bibliography"/>
      </w:pPr>
      <w:r>
        <w:t xml:space="preserve">Herbert, Frank. 1965.</w:t>
      </w:r>
      <w:r>
        <w:t xml:space="preserve"> </w:t>
      </w:r>
      <w:r>
        <w:rPr>
          <w:i/>
          <w:iCs/>
        </w:rPr>
        <w:t xml:space="preserve">Dune</w:t>
      </w:r>
      <w:r>
        <w:t xml:space="preserve">. Novel.</w:t>
      </w:r>
      <w:r>
        <w:t xml:space="preserve"> </w:t>
      </w:r>
      <w:hyperlink r:id="rId857">
        <w:r>
          <w:rPr>
            <w:rStyle w:val="Hyperlink"/>
          </w:rPr>
          <w:t xml:space="preserve">https://en.wikipedia.org/wiki/Organizations_of_the_Dune_universe#Thinking_machines</w:t>
        </w:r>
      </w:hyperlink>
      <w:r>
        <w:t xml:space="preserve">.</w:t>
      </w:r>
    </w:p>
    <w:bookmarkEnd w:id="858"/>
    <w:bookmarkStart w:id="860" w:name="ref-plos_data"/>
    <w:p>
      <w:pPr>
        <w:pStyle w:val="Bibliography"/>
      </w:pPr>
      <w:r>
        <w:t xml:space="preserve">“How to Store and Manage Your Data.”</w:t>
      </w:r>
      <w:r>
        <w:t xml:space="preserve"> </w:t>
      </w:r>
      <w:r>
        <w:t xml:space="preserve">n.d. PLOS.</w:t>
      </w:r>
      <w:r>
        <w:t xml:space="preserve"> </w:t>
      </w:r>
      <w:hyperlink r:id="rId859">
        <w:r>
          <w:rPr>
            <w:rStyle w:val="Hyperlink"/>
          </w:rPr>
          <w:t xml:space="preserve">https://plos.org/resource/how-to-store-and-manage-your-data/</w:t>
        </w:r>
      </w:hyperlink>
      <w:r>
        <w:t xml:space="preserve">.</w:t>
      </w:r>
    </w:p>
    <w:bookmarkEnd w:id="860"/>
    <w:bookmarkStart w:id="86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1"/>
    <w:bookmarkStart w:id="86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2">
        <w:r>
          <w:rPr>
            <w:rStyle w:val="Hyperlink"/>
          </w:rPr>
          <w:t xml:space="preserve">https://mentors.fm/2019/08/13/think-and-write-with-leslie-lamport/</w:t>
        </w:r>
      </w:hyperlink>
      <w:r>
        <w:t xml:space="preserve">.</w:t>
      </w:r>
    </w:p>
    <w:bookmarkEnd w:id="863"/>
    <w:bookmarkStart w:id="865"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4">
        <w:r>
          <w:rPr>
            <w:rStyle w:val="Hyperlink"/>
          </w:rPr>
          <w:t xml:space="preserve">https://openreview.net/forum?id=BZ5a1r-kVsf</w:t>
        </w:r>
      </w:hyperlink>
      <w:r>
        <w:t xml:space="preserve">.</w:t>
      </w:r>
    </w:p>
    <w:bookmarkEnd w:id="865"/>
    <w:bookmarkStart w:id="866" w:name="ref-medRxiv"/>
    <w:p>
      <w:pPr>
        <w:pStyle w:val="Bibliography"/>
      </w:pPr>
      <w:r>
        <w:t xml:space="preserve">“medRxiv: The Preprint Server for Health Sciences.”</w:t>
      </w:r>
      <w:r>
        <w:t xml:space="preserve"> </w:t>
      </w:r>
      <w:r>
        <w:t xml:space="preserve">n.d. Cold Spring Harbor Laboratory.</w:t>
      </w:r>
      <w:r>
        <w:t xml:space="preserve"> </w:t>
      </w:r>
      <w:hyperlink r:id="rId811">
        <w:r>
          <w:rPr>
            <w:rStyle w:val="Hyperlink"/>
          </w:rPr>
          <w:t xml:space="preserve">https://www.medrxiv.org/</w:t>
        </w:r>
      </w:hyperlink>
      <w:r>
        <w:t xml:space="preserve">.</w:t>
      </w:r>
    </w:p>
    <w:bookmarkEnd w:id="866"/>
    <w:bookmarkStart w:id="86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7">
        <w:r>
          <w:rPr>
            <w:rStyle w:val="Hyperlink"/>
          </w:rPr>
          <w:t xml:space="preserve">https://doi.org/10.1038/467775a</w:t>
        </w:r>
      </w:hyperlink>
      <w:r>
        <w:t xml:space="preserve">.</w:t>
      </w:r>
    </w:p>
    <w:bookmarkEnd w:id="868"/>
    <w:bookmarkStart w:id="87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69">
        <w:r>
          <w:rPr>
            <w:rStyle w:val="Hyperlink"/>
          </w:rPr>
          <w:t xml:space="preserve">https://doi.org/10.1038/s41562-016-0021</w:t>
        </w:r>
      </w:hyperlink>
      <w:r>
        <w:t xml:space="preserve">.</w:t>
      </w:r>
    </w:p>
    <w:bookmarkEnd w:id="870"/>
    <w:bookmarkStart w:id="87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1">
        <w:r>
          <w:rPr>
            <w:rStyle w:val="Hyperlink"/>
          </w:rPr>
          <w:t xml:space="preserve">https://doi.org/10.1038/526182a</w:t>
        </w:r>
      </w:hyperlink>
      <w:r>
        <w:t xml:space="preserve">.</w:t>
      </w:r>
    </w:p>
    <w:bookmarkEnd w:id="872"/>
    <w:bookmarkStart w:id="874" w:name="ref-osf"/>
    <w:p>
      <w:pPr>
        <w:pStyle w:val="Bibliography"/>
      </w:pPr>
      <w:r>
        <w:t xml:space="preserve">“Open Science Framework.”</w:t>
      </w:r>
      <w:r>
        <w:t xml:space="preserve"> </w:t>
      </w:r>
      <w:r>
        <w:t xml:space="preserve">n.d. Center for Open Science.</w:t>
      </w:r>
      <w:r>
        <w:t xml:space="preserve"> </w:t>
      </w:r>
      <w:hyperlink r:id="rId873">
        <w:r>
          <w:rPr>
            <w:rStyle w:val="Hyperlink"/>
          </w:rPr>
          <w:t xml:space="preserve">https://osf.io/</w:t>
        </w:r>
      </w:hyperlink>
      <w:r>
        <w:t xml:space="preserve">.</w:t>
      </w:r>
    </w:p>
    <w:bookmarkEnd w:id="874"/>
    <w:bookmarkStart w:id="87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5"/>
    <w:bookmarkStart w:id="877" w:name="ref-gitfixum"/>
    <w:p>
      <w:pPr>
        <w:pStyle w:val="Bibliography"/>
      </w:pPr>
      <w:r>
        <w:t xml:space="preserve">Robertson, Seth. n.d.</w:t>
      </w:r>
      <w:r>
        <w:t xml:space="preserve"> </w:t>
      </w:r>
      <w:r>
        <w:t xml:space="preserve">“On Undoing, Fixing, or Removing Commits in Git.”</w:t>
      </w:r>
      <w:r>
        <w:t xml:space="preserve"> </w:t>
      </w:r>
      <w:hyperlink r:id="rId876">
        <w:r>
          <w:rPr>
            <w:rStyle w:val="Hyperlink"/>
          </w:rPr>
          <w:t xml:space="preserve">https://sethrobertson.github.io/GitFixUm/fixup.html</w:t>
        </w:r>
      </w:hyperlink>
      <w:r>
        <w:t xml:space="preserve">.</w:t>
      </w:r>
    </w:p>
    <w:bookmarkEnd w:id="877"/>
    <w:bookmarkStart w:id="87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78">
        <w:r>
          <w:rPr>
            <w:rStyle w:val="Hyperlink"/>
          </w:rPr>
          <w:t xml:space="preserve">https://doi.org/10.1371/journal.pcbi.1003833</w:t>
        </w:r>
      </w:hyperlink>
      <w:r>
        <w:t xml:space="preserve">.</w:t>
      </w:r>
    </w:p>
    <w:bookmarkEnd w:id="879"/>
    <w:bookmarkStart w:id="88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0">
        <w:r>
          <w:rPr>
            <w:rStyle w:val="Hyperlink"/>
          </w:rPr>
          <w:t xml:space="preserve">https://doi.org/10.1038/d41586-019-02918-5</w:t>
        </w:r>
      </w:hyperlink>
      <w:r>
        <w:t xml:space="preserve">.</w:t>
      </w:r>
    </w:p>
    <w:bookmarkEnd w:id="881"/>
    <w:bookmarkStart w:id="883" w:name="ref-slurm"/>
    <w:p>
      <w:pPr>
        <w:pStyle w:val="Bibliography"/>
      </w:pPr>
      <w:r>
        <w:t xml:space="preserve">“Slurm Workload Manager: Sbatch Documentation.”</w:t>
      </w:r>
      <w:r>
        <w:t xml:space="preserve"> </w:t>
      </w:r>
      <w:r>
        <w:t xml:space="preserve">n.d. SchedMD.</w:t>
      </w:r>
      <w:r>
        <w:t xml:space="preserve"> </w:t>
      </w:r>
      <w:hyperlink r:id="rId882">
        <w:r>
          <w:rPr>
            <w:rStyle w:val="Hyperlink"/>
          </w:rPr>
          <w:t xml:space="preserve">https://slurm.schedmd.com/sbatch.html</w:t>
        </w:r>
      </w:hyperlink>
      <w:r>
        <w:t xml:space="preserve">.</w:t>
      </w:r>
    </w:p>
    <w:bookmarkEnd w:id="883"/>
    <w:bookmarkStart w:id="88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4">
        <w:r>
          <w:rPr>
            <w:rStyle w:val="Hyperlink"/>
          </w:rPr>
          <w:t xml:space="preserve">https://doi.org/10.1038/d41586-019-00067-3</w:t>
        </w:r>
      </w:hyperlink>
      <w:r>
        <w:t xml:space="preserve">.</w:t>
      </w:r>
    </w:p>
    <w:bookmarkEnd w:id="885"/>
    <w:bookmarkStart w:id="887" w:name="ref-terminator"/>
    <w:p>
      <w:pPr>
        <w:pStyle w:val="Bibliography"/>
      </w:pPr>
      <w:r>
        <w:rPr>
          <w:i/>
          <w:iCs/>
        </w:rPr>
        <w:t xml:space="preserve">Terminator 3: Rise of the Machines</w:t>
      </w:r>
      <w:r>
        <w:t xml:space="preserve">. 2003. Film.</w:t>
      </w:r>
      <w:r>
        <w:t xml:space="preserve"> </w:t>
      </w:r>
      <w:hyperlink r:id="rId886">
        <w:r>
          <w:rPr>
            <w:rStyle w:val="Hyperlink"/>
          </w:rPr>
          <w:t xml:space="preserve">https://en.wikipedia.org/wiki/Terminator_3:_Rise_of_the_Machines</w:t>
        </w:r>
      </w:hyperlink>
      <w:r>
        <w:t xml:space="preserve">.</w:t>
      </w:r>
    </w:p>
    <w:bookmarkEnd w:id="887"/>
    <w:bookmarkStart w:id="889" w:name="ref-matrix"/>
    <w:p>
      <w:pPr>
        <w:pStyle w:val="Bibliography"/>
      </w:pPr>
      <w:r>
        <w:rPr>
          <w:i/>
          <w:iCs/>
        </w:rPr>
        <w:t xml:space="preserve">The Matrix</w:t>
      </w:r>
      <w:r>
        <w:t xml:space="preserve">. 1999. Film.</w:t>
      </w:r>
      <w:r>
        <w:t xml:space="preserve"> </w:t>
      </w:r>
      <w:hyperlink r:id="rId888">
        <w:r>
          <w:rPr>
            <w:rStyle w:val="Hyperlink"/>
          </w:rPr>
          <w:t xml:space="preserve">https://en.wikipedia.org/wiki/The_Matrix</w:t>
        </w:r>
      </w:hyperlink>
      <w:r>
        <w:t xml:space="preserve">.</w:t>
      </w:r>
    </w:p>
    <w:bookmarkEnd w:id="889"/>
    <w:bookmarkStart w:id="8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0"/>
    <w:bookmarkStart w:id="8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1">
        <w:r>
          <w:rPr>
            <w:rStyle w:val="Hyperlink"/>
          </w:rPr>
          <w:t xml:space="preserve">https://doi.org/10.1038/d41586-021-03603-2</w:t>
        </w:r>
      </w:hyperlink>
      <w:r>
        <w:t xml:space="preserve">.</w:t>
      </w:r>
    </w:p>
    <w:bookmarkEnd w:id="892"/>
    <w:bookmarkStart w:id="894" w:name="ref-wargames"/>
    <w:p>
      <w:pPr>
        <w:pStyle w:val="Bibliography"/>
      </w:pPr>
      <w:r>
        <w:rPr>
          <w:i/>
          <w:iCs/>
        </w:rPr>
        <w:t xml:space="preserve">WarGames</w:t>
      </w:r>
      <w:r>
        <w:t xml:space="preserve">. 1983. Film.</w:t>
      </w:r>
      <w:r>
        <w:t xml:space="preserve"> </w:t>
      </w:r>
      <w:hyperlink r:id="rId893">
        <w:r>
          <w:rPr>
            <w:rStyle w:val="Hyperlink"/>
          </w:rPr>
          <w:t xml:space="preserve">https://en.wikipedia.org/wiki/WarGames</w:t>
        </w:r>
      </w:hyperlink>
      <w:r>
        <w:t xml:space="preserve">.</w:t>
      </w:r>
    </w:p>
    <w:bookmarkEnd w:id="894"/>
    <w:bookmarkStart w:id="8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5">
        <w:r>
          <w:rPr>
            <w:rStyle w:val="Hyperlink"/>
          </w:rPr>
          <w:t xml:space="preserve">https://adv-r.hadley.nz/</w:t>
        </w:r>
      </w:hyperlink>
      <w:r>
        <w:t xml:space="preserve">.</w:t>
      </w:r>
    </w:p>
    <w:bookmarkEnd w:id="896"/>
    <w:bookmarkStart w:id="8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7">
        <w:r>
          <w:rPr>
            <w:rStyle w:val="Hyperlink"/>
          </w:rPr>
          <w:t xml:space="preserve">https://mastering-shiny.org/</w:t>
        </w:r>
      </w:hyperlink>
      <w:r>
        <w:t xml:space="preserve">.</w:t>
      </w:r>
    </w:p>
    <w:bookmarkEnd w:id="898"/>
    <w:bookmarkStart w:id="8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899"/>
    <w:bookmarkStart w:id="9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0">
        <w:r>
          <w:rPr>
            <w:rStyle w:val="Hyperlink"/>
          </w:rPr>
          <w:t xml:space="preserve">https://design.tidyverse.org/</w:t>
        </w:r>
      </w:hyperlink>
      <w:r>
        <w:t xml:space="preserve">.</w:t>
      </w:r>
    </w:p>
    <w:bookmarkEnd w:id="901"/>
    <w:bookmarkStart w:id="9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2">
        <w:r>
          <w:rPr>
            <w:rStyle w:val="Hyperlink"/>
          </w:rPr>
          <w:t xml:space="preserve">https://r-pkgs.org/</w:t>
        </w:r>
      </w:hyperlink>
      <w:r>
        <w:t xml:space="preserve">.</w:t>
      </w:r>
    </w:p>
    <w:bookmarkEnd w:id="903"/>
    <w:bookmarkStart w:id="9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4">
        <w:r>
          <w:rPr>
            <w:rStyle w:val="Hyperlink"/>
          </w:rPr>
          <w:t xml:space="preserve">https://r4ds.hadley.nz/</w:t>
        </w:r>
      </w:hyperlink>
      <w:r>
        <w:t xml:space="preserve">.</w:t>
      </w:r>
    </w:p>
    <w:bookmarkEnd w:id="905"/>
    <w:bookmarkStart w:id="9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6"/>
    <w:bookmarkEnd w:id="907"/>
    <w:p>
      <w:r>
        <w:br w:type="page"/>
      </w:r>
    </w:p>
    <w:bookmarkEnd w:id="908"/>
    <w:bookmarkStart w:id="9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09">
        <w:r>
          <w:rPr>
            <w:rStyle w:val="Hyperlink"/>
          </w:rPr>
          <w:t xml:space="preserve">https://ucd-serg.github.io/lab-manual/appendix-copilot-instructions.html</w:t>
        </w:r>
      </w:hyperlink>
    </w:p>
    <w:p>
      <w:r>
        <w:br w:type="page"/>
      </w:r>
    </w:p>
    <w:bookmarkEnd w:id="910"/>
    <w:bookmarkStart w:id="9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1">
        <w:r>
          <w:rPr>
            <w:rStyle w:val="Hyperlink"/>
          </w:rPr>
          <w:t xml:space="preserve">https://ucd-serg.github.io/lab-manual/appendix-copilot-setup-steps.html</w:t>
        </w:r>
      </w:hyperlink>
    </w:p>
    <w:p>
      <w:r>
        <w:br w:type="page"/>
      </w:r>
    </w:p>
    <w:bookmarkEnd w:id="912"/>
    <w:bookmarkStart w:id="9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ins w:id="3073" w:author="PR Preview" w:date="2024-01-01T00:00:00Z">
        <w:r>
          <w:rPr>
            <w:b/>
            <w:bCs/>
          </w:rPr>
          <w:t xml:space="preserve">Branch:</w:t>
        </w:r>
      </w:ins>
      <w:ins w:id="3073" w:author="PR Preview" w:date="2024-01-01T00:00:00Z">
        <w:r>
          <w:t xml:space="preserve"> </w:t>
        </w:r>
      </w:ins>
      <w:ins w:id="3073" w:author="PR Preview" w:date="2024-01-01T00:00:00Z">
        <w:r>
          <w:t xml:space="preserve">HEAD</w:t>
        </w:r>
      </w:ins>
    </w:p>
    <w:p>
      <w:pPr>
        <w:pStyle w:val="Compact"/>
        <w:numPr>
          <w:ilvl w:val="0"/>
          <w:numId w:val="1382"/>
        </w:numPr>
      </w:pPr>
      <w:ins w:id="3074" w:author="PR Preview" w:date="2024-01-01T00:00:00Z">
        <w:r>
          <w:rPr>
            <w:b/>
            <w:bCs/>
          </w:rPr>
          <w:t xml:space="preserve">Commit:</w:t>
        </w:r>
      </w:ins>
      <w:ins w:id="3074" w:author="PR Preview" w:date="2024-01-01T00:00:00Z">
        <w:r>
          <w:t xml:space="preserve"> </w:t>
        </w:r>
      </w:ins>
      <w:ins w:id="3074" w:author="PR Preview" w:date="2024-01-01T00:00:00Z">
        <w:r>
          <w:t xml:space="preserve">2a0295f</w:t>
        </w:r>
      </w:ins>
    </w:p>
    <w:p>
      <w:pPr>
        <w:pStyle w:val="Compact"/>
        <w:numPr>
          <w:ilvl w:val="0"/>
          <w:numId w:val="1382"/>
        </w:numPr>
      </w:pPr>
      <w:ins w:id="3075" w:author="PR Preview" w:date="2024-01-01T00:00:00Z">
        <w:r>
          <w:rPr>
            <w:b/>
            <w:bCs/>
          </w:rPr>
          <w:t xml:space="preserve">Full commit hash:</w:t>
        </w:r>
      </w:ins>
      <w:ins w:id="3075" w:author="PR Preview" w:date="2024-01-01T00:00:00Z">
        <w:r>
          <w:t xml:space="preserve"> </w:t>
        </w:r>
      </w:ins>
      <w:ins w:id="3075" w:author="PR Preview" w:date="2024-01-01T00:00:00Z">
        <w:r>
          <w:t xml:space="preserve">2a0295f7813ee38e9c93f83b1c2c3608b3c941a2</w:t>
        </w:r>
      </w:ins>
    </w:p>
    <w:p>
      <w:pPr>
        <w:pStyle w:val="Compact"/>
        <w:numPr>
          <w:ilvl w:val="0"/>
          <w:numId w:val="1382"/>
        </w:numPr>
      </w:pPr>
      <w:ins w:id="3076" w:author="PR Preview" w:date="2024-01-01T00:00:00Z">
        <w:r>
          <w:rPr>
            <w:b/>
            <w:bCs/>
          </w:rPr>
          <w:t xml:space="preserve">Commit date:</w:t>
        </w:r>
      </w:ins>
      <w:ins w:id="3076" w:author="PR Preview" w:date="2024-01-01T00:00:00Z">
        <w:r>
          <w:t xml:space="preserve"> </w:t>
        </w:r>
      </w:ins>
      <w:ins w:id="3076" w:author="PR Preview" w:date="2024-01-01T00:00:00Z">
        <w:r>
          <w:t xml:space="preserve">2026-05-08 05:14:35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0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1" Type="http://schemas.openxmlformats.org/officeDocument/2006/relationships/image" Target="media/rId481.png"/><Relationship Id="rId624" Type="http://schemas.openxmlformats.org/officeDocument/2006/relationships/image" Target="media/rId624.png"/><Relationship Id="rId627" Type="http://schemas.openxmlformats.org/officeDocument/2006/relationships/image" Target="media/rId627.jpg"/><Relationship Id="rId346" Type="http://schemas.openxmlformats.org/officeDocument/2006/relationships/image" Target="media/rId346.png"/><Relationship Id="rId509" Type="http://schemas.openxmlformats.org/officeDocument/2006/relationships/image" Target="media/rId509.jpg"/><Relationship Id="rId515" Type="http://schemas.openxmlformats.org/officeDocument/2006/relationships/image" Target="media/rId515.png"/><Relationship Id="rId432" Type="http://schemas.openxmlformats.org/officeDocument/2006/relationships/image" Target="media/rId432.png"/><Relationship Id="rId437" Type="http://schemas.openxmlformats.org/officeDocument/2006/relationships/image" Target="media/rId437.png"/><Relationship Id="rId256" Type="http://schemas.openxmlformats.org/officeDocument/2006/relationships/image" Target="media/rId256.png"/><Relationship Id="rId633" Type="http://schemas.openxmlformats.org/officeDocument/2006/relationships/image" Target="media/rId633.png"/><Relationship Id="rId663" Type="http://schemas.openxmlformats.org/officeDocument/2006/relationships/image" Target="media/rId663.png"/><Relationship Id="rId261" Type="http://schemas.openxmlformats.org/officeDocument/2006/relationships/image" Target="media/rId261.png"/><Relationship Id="rId630" Type="http://schemas.openxmlformats.org/officeDocument/2006/relationships/image" Target="media/rId630.png"/><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7" Type="http://schemas.openxmlformats.org/officeDocument/2006/relationships/hyperlink" Target="http://adv-r.had.co.nz/Style.html" TargetMode="External"/><Relationship Id="rId785" Type="http://schemas.openxmlformats.org/officeDocument/2006/relationships/hyperlink" Target="http://colorbrewer2.org/" TargetMode="External"/><Relationship Id="rId843"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5"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5"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19"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7" Type="http://schemas.openxmlformats.org/officeDocument/2006/relationships/hyperlink" Target="https://datadryad.org/" TargetMode="External"/><Relationship Id="rId818" Type="http://schemas.openxmlformats.org/officeDocument/2006/relationships/hyperlink" Target="https://davidgohel.github.io/flextable/" TargetMode="External"/><Relationship Id="rId900"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5" Type="http://schemas.openxmlformats.org/officeDocument/2006/relationships/hyperlink" Target="https://desktop.github.com/" TargetMode="External"/><Relationship Id="rId690" Type="http://schemas.openxmlformats.org/officeDocument/2006/relationships/hyperlink" Target="https://developers.openai.com/api/docs/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700" Type="http://schemas.openxmlformats.org/officeDocument/2006/relationships/hyperlink" Target="https://docs.github.com/en/copilot/how-tos/use-copilot-agents/coding-agent/customize-the-agent-environment" TargetMode="External"/><Relationship Id="rId711"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7" Type="http://schemas.openxmlformats.org/officeDocument/2006/relationships/hyperlink" Target="https://docs.google.com/document/d/1ckgRCcr7FFPyymyMA6Y_-cB_vftOyrrxT28c6gRg0PI/edit" TargetMode="External"/><Relationship Id="rId867" Type="http://schemas.openxmlformats.org/officeDocument/2006/relationships/hyperlink" Target="https://doi.org/10.1038/467775a" TargetMode="External"/><Relationship Id="rId871" Type="http://schemas.openxmlformats.org/officeDocument/2006/relationships/hyperlink" Target="https://doi.org/10.1038/526182a" TargetMode="External"/><Relationship Id="rId884" Type="http://schemas.openxmlformats.org/officeDocument/2006/relationships/hyperlink" Target="https://doi.org/10.1038/d41586-019-00067-3" TargetMode="External"/><Relationship Id="rId829" Type="http://schemas.openxmlformats.org/officeDocument/2006/relationships/hyperlink" Target="https://doi.org/10.1038/d41586-019-01431-z" TargetMode="External"/><Relationship Id="rId880" Type="http://schemas.openxmlformats.org/officeDocument/2006/relationships/hyperlink" Target="https://doi.org/10.1038/d41586-019-02918-5" TargetMode="External"/><Relationship Id="rId891" Type="http://schemas.openxmlformats.org/officeDocument/2006/relationships/hyperlink" Target="https://doi.org/10.1038/d41586-021-03603-2" TargetMode="External"/><Relationship Id="rId841" Type="http://schemas.openxmlformats.org/officeDocument/2006/relationships/hyperlink" Target="https://doi.org/10.1038/s41467-020-19160-7" TargetMode="External"/><Relationship Id="rId869" Type="http://schemas.openxmlformats.org/officeDocument/2006/relationships/hyperlink" Target="https://doi.org/10.1038/s41562-016-0021" TargetMode="External"/><Relationship Id="rId878" Type="http://schemas.openxmlformats.org/officeDocument/2006/relationships/hyperlink" Target="https://doi.org/10.1371/journal.pcbi.1003833" TargetMode="External"/><Relationship Id="rId825"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3"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31" Type="http://schemas.openxmlformats.org/officeDocument/2006/relationships/hyperlink" Target="https://en.wikipedia.org/wiki/Battlestar_Galactica_(2004_TV_series)" TargetMode="External"/><Relationship Id="rId834"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5" Type="http://schemas.openxmlformats.org/officeDocument/2006/relationships/hyperlink" Target="https://en.wikipedia.org/wiki/Doctor_of_Philosophy#History" TargetMode="External"/><Relationship Id="rId839"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09"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6" Type="http://schemas.openxmlformats.org/officeDocument/2006/relationships/hyperlink" Target="https://en.wikipedia.org/wiki/Masterpiece#History" TargetMode="External"/><Relationship Id="rId857"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6" Type="http://schemas.openxmlformats.org/officeDocument/2006/relationships/hyperlink" Target="https://en.wikipedia.org/wiki/Terminator_3:_Rise_of_the_Machines" TargetMode="External"/><Relationship Id="rId888" Type="http://schemas.openxmlformats.org/officeDocument/2006/relationships/hyperlink" Target="https://en.wikipedia.org/wiki/The_Matrix" TargetMode="External"/><Relationship Id="rId794"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3" Type="http://schemas.openxmlformats.org/officeDocument/2006/relationships/hyperlink" Target="https://en.wikipedia.org/wiki/WarGames" TargetMode="External"/><Relationship Id="rId808" Type="http://schemas.openxmlformats.org/officeDocument/2006/relationships/hyperlink" Target="https://en.wikipedia.org/wiki/Yes,_and_..." TargetMode="External"/><Relationship Id="rId850"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4"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699"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0"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10"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799"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4"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5"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13"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51"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39"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4" Type="http://schemas.openxmlformats.org/officeDocument/2006/relationships/hyperlink" Target="https://github.com/ucdavisdatalab/workshop_nlp_with_python" TargetMode="External"/><Relationship Id="rId753" Type="http://schemas.openxmlformats.org/officeDocument/2006/relationships/hyperlink" Target="https://github.com/ucdavisdatalab/workshop_python_basics" TargetMode="External"/><Relationship Id="rId738"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89" Type="http://schemas.openxmlformats.org/officeDocument/2006/relationships/hyperlink" Target="https://grants.nih.gov" TargetMode="External"/><Relationship Id="rId770" Type="http://schemas.openxmlformats.org/officeDocument/2006/relationships/hyperlink" Target="https://grantwriting.stanford.edu/resources/funding-train/" TargetMode="External"/><Relationship Id="rId836"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89"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7" Type="http://schemas.openxmlformats.org/officeDocument/2006/relationships/hyperlink" Target="https://jadebc.github.io/lab-manual/" TargetMode="External"/><Relationship Id="rId723"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33"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7" Type="http://schemas.openxmlformats.org/officeDocument/2006/relationships/hyperlink" Target="https://journals.lww.com/epidem/Fulltext/2001/05000/The_Value_of_P.2.aspx" TargetMode="External"/><Relationship Id="rId787" Type="http://schemas.openxmlformats.org/officeDocument/2006/relationships/hyperlink" Target="https://journals.plos.org/ploscompbiol/article?id=10.1371/journal.pcbi.1003833" TargetMode="External"/><Relationship Id="rId845" Type="http://schemas.openxmlformats.org/officeDocument/2006/relationships/hyperlink" Target="https://journals.plos.org/plosone/s/authorship" TargetMode="External"/><Relationship Id="rId759" Type="http://schemas.openxmlformats.org/officeDocument/2006/relationships/hyperlink" Target="https://link.springer.com/book/10.1007/978-3-030-98175-4" TargetMode="External"/><Relationship Id="rId774"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7" Type="http://schemas.openxmlformats.org/officeDocument/2006/relationships/hyperlink" Target="https://mastering-shiny.org/" TargetMode="External"/><Relationship Id="rId786" Type="http://schemas.openxmlformats.org/officeDocument/2006/relationships/hyperlink" Target="https://medialab.github.io/iwanthue/" TargetMode="External"/><Relationship Id="rId730"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62"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5" Type="http://schemas.openxmlformats.org/officeDocument/2006/relationships/hyperlink" Target="https://mitcommlab.mit.edu/be/2023/09/27/toward-an-evenbetterposter-improving-the-betterposter-template/" TargetMode="External"/><Relationship Id="rId779" Type="http://schemas.openxmlformats.org/officeDocument/2006/relationships/hyperlink" Target="https://myidp.sciencecareers.org/" TargetMode="External"/><Relationship Id="rId864" Type="http://schemas.openxmlformats.org/officeDocument/2006/relationships/hyperlink" Target="https://openreview.net/forum?id=BZ5a1r-kVsf" TargetMode="External"/><Relationship Id="rId873"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7" Type="http://schemas.openxmlformats.org/officeDocument/2006/relationships/hyperlink" Target="https://platform.openai.com/api-keys" TargetMode="External"/><Relationship Id="rId859" Type="http://schemas.openxmlformats.org/officeDocument/2006/relationships/hyperlink" Target="https://plos.org/resource/how-to-store-and-manage-your-data/" TargetMode="External"/><Relationship Id="rId688"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2"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4"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4" Type="http://schemas.openxmlformats.org/officeDocument/2006/relationships/hyperlink" Target="https://s3.amazonaws.com/assets.datacamp.com/blog_assets/datatable_Cheat_Sheet_R.pdf" TargetMode="External"/><Relationship Id="rId827"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6" Type="http://schemas.openxmlformats.org/officeDocument/2006/relationships/hyperlink" Target="https://sethrobertson.github.io/GitFixUm/fixup.html" TargetMode="External"/><Relationship Id="rId882"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68"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5" Type="http://schemas.openxmlformats.org/officeDocument/2006/relationships/hyperlink" Target="https://ucb-epi-r.github.io" TargetMode="External"/><Relationship Id="rId909" Type="http://schemas.openxmlformats.org/officeDocument/2006/relationships/hyperlink" Target="https://ucd-serg.github.io/lab-manual/appendix-copilot-instructions.html" TargetMode="External"/><Relationship Id="rId911"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5"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40" Type="http://schemas.openxmlformats.org/officeDocument/2006/relationships/hyperlink" Target="https://ucdavisdatalab.github.io/install_guides/" TargetMode="External"/><Relationship Id="rId737"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6"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2"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7" Type="http://schemas.openxmlformats.org/officeDocument/2006/relationships/hyperlink" Target="https://www.danieldsjoberg.com/gtsummary/" TargetMode="External"/><Relationship Id="rId814"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73"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11" Type="http://schemas.openxmlformats.org/officeDocument/2006/relationships/hyperlink" Target="https://www.medrxiv.org/" TargetMode="External"/><Relationship Id="rId782" Type="http://schemas.openxmlformats.org/officeDocument/2006/relationships/hyperlink" Target="https://www.nature.com/articles/d41586-021-03603-2" TargetMode="External"/><Relationship Id="rId771"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2" Type="http://schemas.openxmlformats.org/officeDocument/2006/relationships/hyperlink" Target="https://www.rstudio.com/wp-content/uploads/2015/02/data-wrangling-cheatsheet.pdf" TargetMode="External"/><Relationship Id="rId745" Type="http://schemas.openxmlformats.org/officeDocument/2006/relationships/hyperlink" Target="https://www.rstudio.com/wp-content/uploads/2015/02/rmarkdown-cheatsheet.pdf" TargetMode="External"/><Relationship Id="rId743" Type="http://schemas.openxmlformats.org/officeDocument/2006/relationships/hyperlink" Target="https://www.rstudio.com/wp-content/uploads/2015/03/ggplot2-cheatsheet.pdf" TargetMode="External"/><Relationship Id="rId763"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0" Type="http://schemas.openxmlformats.org/officeDocument/2006/relationships/hyperlink" Target="https://www.training.nih.gov/career-services/" TargetMode="External"/><Relationship Id="rId783" Type="http://schemas.openxmlformats.org/officeDocument/2006/relationships/hyperlink" Target="https://www.youtube.com/watch?v=1RwJbhkCA58" TargetMode="External"/><Relationship Id="rId764" Type="http://schemas.openxmlformats.org/officeDocument/2006/relationships/hyperlink" Target="https://www.youtube.com/watch?v=1RwJbhkCA58&amp;t=1171s" TargetMode="External"/><Relationship Id="rId852"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1"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7" Type="http://schemas.openxmlformats.org/officeDocument/2006/relationships/hyperlink" Target="http://adv-r.had.co.nz/Style.html" TargetMode="External"/><Relationship Id="rId785" Type="http://schemas.openxmlformats.org/officeDocument/2006/relationships/hyperlink" Target="http://colorbrewer2.org/" TargetMode="External"/><Relationship Id="rId843"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5"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5"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19"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7" Type="http://schemas.openxmlformats.org/officeDocument/2006/relationships/hyperlink" Target="https://datadryad.org/" TargetMode="External"/><Relationship Id="rId818" Type="http://schemas.openxmlformats.org/officeDocument/2006/relationships/hyperlink" Target="https://davidgohel.github.io/flextable/" TargetMode="External"/><Relationship Id="rId900"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5" Type="http://schemas.openxmlformats.org/officeDocument/2006/relationships/hyperlink" Target="https://desktop.github.com/" TargetMode="External"/><Relationship Id="rId690" Type="http://schemas.openxmlformats.org/officeDocument/2006/relationships/hyperlink" Target="https://developers.openai.com/api/docs/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700" Type="http://schemas.openxmlformats.org/officeDocument/2006/relationships/hyperlink" Target="https://docs.github.com/en/copilot/how-tos/use-copilot-agents/coding-agent/customize-the-agent-environment" TargetMode="External"/><Relationship Id="rId711"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7" Type="http://schemas.openxmlformats.org/officeDocument/2006/relationships/hyperlink" Target="https://docs.google.com/document/d/1ckgRCcr7FFPyymyMA6Y_-cB_vftOyrrxT28c6gRg0PI/edit" TargetMode="External"/><Relationship Id="rId867" Type="http://schemas.openxmlformats.org/officeDocument/2006/relationships/hyperlink" Target="https://doi.org/10.1038/467775a" TargetMode="External"/><Relationship Id="rId871" Type="http://schemas.openxmlformats.org/officeDocument/2006/relationships/hyperlink" Target="https://doi.org/10.1038/526182a" TargetMode="External"/><Relationship Id="rId884" Type="http://schemas.openxmlformats.org/officeDocument/2006/relationships/hyperlink" Target="https://doi.org/10.1038/d41586-019-00067-3" TargetMode="External"/><Relationship Id="rId829" Type="http://schemas.openxmlformats.org/officeDocument/2006/relationships/hyperlink" Target="https://doi.org/10.1038/d41586-019-01431-z" TargetMode="External"/><Relationship Id="rId880" Type="http://schemas.openxmlformats.org/officeDocument/2006/relationships/hyperlink" Target="https://doi.org/10.1038/d41586-019-02918-5" TargetMode="External"/><Relationship Id="rId891" Type="http://schemas.openxmlformats.org/officeDocument/2006/relationships/hyperlink" Target="https://doi.org/10.1038/d41586-021-03603-2" TargetMode="External"/><Relationship Id="rId841" Type="http://schemas.openxmlformats.org/officeDocument/2006/relationships/hyperlink" Target="https://doi.org/10.1038/s41467-020-19160-7" TargetMode="External"/><Relationship Id="rId869" Type="http://schemas.openxmlformats.org/officeDocument/2006/relationships/hyperlink" Target="https://doi.org/10.1038/s41562-016-0021" TargetMode="External"/><Relationship Id="rId878" Type="http://schemas.openxmlformats.org/officeDocument/2006/relationships/hyperlink" Target="https://doi.org/10.1371/journal.pcbi.1003833" TargetMode="External"/><Relationship Id="rId825"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3"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31" Type="http://schemas.openxmlformats.org/officeDocument/2006/relationships/hyperlink" Target="https://en.wikipedia.org/wiki/Battlestar_Galactica_(2004_TV_series)" TargetMode="External"/><Relationship Id="rId834"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5" Type="http://schemas.openxmlformats.org/officeDocument/2006/relationships/hyperlink" Target="https://en.wikipedia.org/wiki/Doctor_of_Philosophy#History" TargetMode="External"/><Relationship Id="rId839"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09"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6" Type="http://schemas.openxmlformats.org/officeDocument/2006/relationships/hyperlink" Target="https://en.wikipedia.org/wiki/Masterpiece#History" TargetMode="External"/><Relationship Id="rId857"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6" Type="http://schemas.openxmlformats.org/officeDocument/2006/relationships/hyperlink" Target="https://en.wikipedia.org/wiki/Terminator_3:_Rise_of_the_Machines" TargetMode="External"/><Relationship Id="rId888" Type="http://schemas.openxmlformats.org/officeDocument/2006/relationships/hyperlink" Target="https://en.wikipedia.org/wiki/The_Matrix" TargetMode="External"/><Relationship Id="rId794"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3" Type="http://schemas.openxmlformats.org/officeDocument/2006/relationships/hyperlink" Target="https://en.wikipedia.org/wiki/WarGames" TargetMode="External"/><Relationship Id="rId808" Type="http://schemas.openxmlformats.org/officeDocument/2006/relationships/hyperlink" Target="https://en.wikipedia.org/wiki/Yes,_and_..." TargetMode="External"/><Relationship Id="rId850"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4"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699"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0"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10"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799"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4"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5"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13"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51"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39"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4" Type="http://schemas.openxmlformats.org/officeDocument/2006/relationships/hyperlink" Target="https://github.com/ucdavisdatalab/workshop_nlp_with_python" TargetMode="External"/><Relationship Id="rId753" Type="http://schemas.openxmlformats.org/officeDocument/2006/relationships/hyperlink" Target="https://github.com/ucdavisdatalab/workshop_python_basics" TargetMode="External"/><Relationship Id="rId738"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89" Type="http://schemas.openxmlformats.org/officeDocument/2006/relationships/hyperlink" Target="https://grants.nih.gov" TargetMode="External"/><Relationship Id="rId770" Type="http://schemas.openxmlformats.org/officeDocument/2006/relationships/hyperlink" Target="https://grantwriting.stanford.edu/resources/funding-train/" TargetMode="External"/><Relationship Id="rId836"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89"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7" Type="http://schemas.openxmlformats.org/officeDocument/2006/relationships/hyperlink" Target="https://jadebc.github.io/lab-manual/" TargetMode="External"/><Relationship Id="rId723"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33"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7" Type="http://schemas.openxmlformats.org/officeDocument/2006/relationships/hyperlink" Target="https://journals.lww.com/epidem/Fulltext/2001/05000/The_Value_of_P.2.aspx" TargetMode="External"/><Relationship Id="rId787" Type="http://schemas.openxmlformats.org/officeDocument/2006/relationships/hyperlink" Target="https://journals.plos.org/ploscompbiol/article?id=10.1371/journal.pcbi.1003833" TargetMode="External"/><Relationship Id="rId845" Type="http://schemas.openxmlformats.org/officeDocument/2006/relationships/hyperlink" Target="https://journals.plos.org/plosone/s/authorship" TargetMode="External"/><Relationship Id="rId759" Type="http://schemas.openxmlformats.org/officeDocument/2006/relationships/hyperlink" Target="https://link.springer.com/book/10.1007/978-3-030-98175-4" TargetMode="External"/><Relationship Id="rId774"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7" Type="http://schemas.openxmlformats.org/officeDocument/2006/relationships/hyperlink" Target="https://mastering-shiny.org/" TargetMode="External"/><Relationship Id="rId786" Type="http://schemas.openxmlformats.org/officeDocument/2006/relationships/hyperlink" Target="https://medialab.github.io/iwanthue/" TargetMode="External"/><Relationship Id="rId730"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62"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5" Type="http://schemas.openxmlformats.org/officeDocument/2006/relationships/hyperlink" Target="https://mitcommlab.mit.edu/be/2023/09/27/toward-an-evenbetterposter-improving-the-betterposter-template/" TargetMode="External"/><Relationship Id="rId779" Type="http://schemas.openxmlformats.org/officeDocument/2006/relationships/hyperlink" Target="https://myidp.sciencecareers.org/" TargetMode="External"/><Relationship Id="rId864" Type="http://schemas.openxmlformats.org/officeDocument/2006/relationships/hyperlink" Target="https://openreview.net/forum?id=BZ5a1r-kVsf" TargetMode="External"/><Relationship Id="rId873"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7" Type="http://schemas.openxmlformats.org/officeDocument/2006/relationships/hyperlink" Target="https://platform.openai.com/api-keys" TargetMode="External"/><Relationship Id="rId859" Type="http://schemas.openxmlformats.org/officeDocument/2006/relationships/hyperlink" Target="https://plos.org/resource/how-to-store-and-manage-your-data/" TargetMode="External"/><Relationship Id="rId688"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2"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4"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4" Type="http://schemas.openxmlformats.org/officeDocument/2006/relationships/hyperlink" Target="https://s3.amazonaws.com/assets.datacamp.com/blog_assets/datatable_Cheat_Sheet_R.pdf" TargetMode="External"/><Relationship Id="rId827"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6" Type="http://schemas.openxmlformats.org/officeDocument/2006/relationships/hyperlink" Target="https://sethrobertson.github.io/GitFixUm/fixup.html" TargetMode="External"/><Relationship Id="rId882"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68"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5" Type="http://schemas.openxmlformats.org/officeDocument/2006/relationships/hyperlink" Target="https://ucb-epi-r.github.io" TargetMode="External"/><Relationship Id="rId909" Type="http://schemas.openxmlformats.org/officeDocument/2006/relationships/hyperlink" Target="https://ucd-serg.github.io/lab-manual/appendix-copilot-instructions.html" TargetMode="External"/><Relationship Id="rId911"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5"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40" Type="http://schemas.openxmlformats.org/officeDocument/2006/relationships/hyperlink" Target="https://ucdavisdatalab.github.io/install_guides/" TargetMode="External"/><Relationship Id="rId737"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6"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2"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7" Type="http://schemas.openxmlformats.org/officeDocument/2006/relationships/hyperlink" Target="https://www.danieldsjoberg.com/gtsummary/" TargetMode="External"/><Relationship Id="rId814"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73"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11" Type="http://schemas.openxmlformats.org/officeDocument/2006/relationships/hyperlink" Target="https://www.medrxiv.org/" TargetMode="External"/><Relationship Id="rId782" Type="http://schemas.openxmlformats.org/officeDocument/2006/relationships/hyperlink" Target="https://www.nature.com/articles/d41586-021-03603-2" TargetMode="External"/><Relationship Id="rId771"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2" Type="http://schemas.openxmlformats.org/officeDocument/2006/relationships/hyperlink" Target="https://www.rstudio.com/wp-content/uploads/2015/02/data-wrangling-cheatsheet.pdf" TargetMode="External"/><Relationship Id="rId745" Type="http://schemas.openxmlformats.org/officeDocument/2006/relationships/hyperlink" Target="https://www.rstudio.com/wp-content/uploads/2015/02/rmarkdown-cheatsheet.pdf" TargetMode="External"/><Relationship Id="rId743" Type="http://schemas.openxmlformats.org/officeDocument/2006/relationships/hyperlink" Target="https://www.rstudio.com/wp-content/uploads/2015/03/ggplot2-cheatsheet.pdf" TargetMode="External"/><Relationship Id="rId763"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0" Type="http://schemas.openxmlformats.org/officeDocument/2006/relationships/hyperlink" Target="https://www.training.nih.gov/career-services/" TargetMode="External"/><Relationship Id="rId783" Type="http://schemas.openxmlformats.org/officeDocument/2006/relationships/hyperlink" Target="https://www.youtube.com/watch?v=1RwJbhkCA58" TargetMode="External"/><Relationship Id="rId764" Type="http://schemas.openxmlformats.org/officeDocument/2006/relationships/hyperlink" Target="https://www.youtube.com/watch?v=1RwJbhkCA58&amp;t=1171s" TargetMode="External"/><Relationship Id="rId852"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1"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2026-05-08T05:19:42Z</dcterms:created>
  <dcterms:modified xsi:type="dcterms:W3CDTF">2026-05-08T05:19:42Z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