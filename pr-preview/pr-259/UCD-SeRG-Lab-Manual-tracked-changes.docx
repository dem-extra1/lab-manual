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ins w:id="1642" w:author="PR Preview" w:date="2024-01-01T00:00:00Z">
        <w:r>
          <w:t xml:space="preserve">Most of the function body is a single</w:t>
        </w:r>
      </w:ins>
      <w:ins w:id="1642" w:author="PR Preview" w:date="2024-01-01T00:00:00Z">
        <w:r>
          <w:t xml:space="preserve"> </w:t>
        </w:r>
      </w:ins>
      <w:ins w:id="1642" w:author="PR Preview" w:date="2024-01-01T00:00:00Z">
        <w:r>
          <w:rPr>
            <w:rStyle w:val="VerbatimChar"/>
          </w:rPr>
          <w:t xml:space="preserve">if</w:t>
        </w:r>
      </w:ins>
      <w:ins w:id="1642" w:author="PR Preview" w:date="2024-01-01T00:00:00Z">
        <w:r>
          <w:t xml:space="preserve">-</w:t>
        </w:r>
      </w:ins>
      <w:ins w:id="1642" w:author="PR Preview" w:date="2024-01-01T00:00:00Z">
        <w:r>
          <w:rPr>
            <w:rStyle w:val="VerbatimChar"/>
          </w:rPr>
          <w:t xml:space="preserve">else</w:t>
        </w:r>
      </w:ins>
      <w:ins w:id="1642" w:author="PR Preview" w:date="2024-01-01T00:00:00Z">
        <w:r>
          <w:t xml:space="preserve">;</w:t>
        </w:r>
      </w:ins>
      <w:ins w:id="1642" w:author="PR Preview" w:date="2024-01-01T00:00:00Z">
        <w:r>
          <w:t xml:space="preserve"> </w:t>
        </w:r>
      </w:ins>
      <w:ins w:id="1642" w:author="PR Preview" w:date="2024-01-01T00:00:00Z">
        <w:r>
          <w:t xml:space="preserve">split the two cases into separate functions</w:t>
        </w:r>
      </w:ins>
      <w:ins w:id="1642" w:author="PR Preview" w:date="2024-01-01T00:00:00Z">
        <w:r>
          <w:t xml:space="preserve"> </w:t>
        </w:r>
      </w:ins>
      <w:ins w:id="1642" w:author="PR Preview" w:date="2024-01-01T00:00:00Z">
        <w:r>
          <w:t xml:space="preserve">so each path has a clear name and contract</w:t>
        </w:r>
      </w:ins>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24"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23"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4"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note.png" id="67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1">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warning.png" id="67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4"/>
    <w:bookmarkStart w:id="684"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6"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5">
        <w:r>
          <w:rPr>
            <w:rStyle w:val="Hyperlink"/>
          </w:rPr>
          <w:t xml:space="preserve">Copilot allowlist reference</w:t>
        </w:r>
      </w:hyperlink>
      <w:r>
        <w:t xml:space="preserve">.</w:t>
      </w:r>
    </w:p>
    <w:bookmarkEnd w:id="676"/>
    <w:bookmarkStart w:id="678"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7">
        <w:r>
          <w:rPr>
            <w:rStyle w:val="Hyperlink"/>
          </w:rPr>
          <w:t xml:space="preserve">Customizing or disabling the firewall for GitHub Copilot coding agent</w:t>
        </w:r>
      </w:hyperlink>
      <w:r>
        <w:t xml:space="preserve">.</w:t>
      </w:r>
    </w:p>
    <w:bookmarkEnd w:id="678"/>
    <w:bookmarkStart w:id="683"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tip.png" id="680"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3"/>
    <w:bookmarkEnd w:id="684"/>
    <w:bookmarkStart w:id="69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5">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6">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87">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bookmarkEnd w:id="688"/>
    <w:bookmarkStart w:id="693"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3"/>
        </w:numPr>
      </w:pPr>
      <w:r>
        <w:t xml:space="preserve">Go to the</w:t>
      </w:r>
      <w:r>
        <w:t xml:space="preserve"> </w:t>
      </w:r>
      <w:hyperlink r:id="rId689">
        <w:r>
          <w:rPr>
            <w:rStyle w:val="Hyperlink"/>
          </w:rPr>
          <w:t xml:space="preserve">OpenAI API keys page</w:t>
        </w:r>
      </w:hyperlink>
      <w:r>
        <w:t xml:space="preserve">.</w:t>
      </w:r>
    </w:p>
    <w:p>
      <w:pPr>
        <w:pStyle w:val="Compact"/>
        <w:numPr>
          <w:ilvl w:val="0"/>
          <w:numId w:val="127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3"/>
        </w:numPr>
      </w:pPr>
      <w:r>
        <w:t xml:space="preserve">Copy the key immediately and store it in a secure password manager.</w:t>
      </w:r>
    </w:p>
    <w:p>
      <w:pPr>
        <w:pStyle w:val="Compact"/>
        <w:numPr>
          <w:ilvl w:val="0"/>
          <w:numId w:val="127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0">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0">
        <w:r>
          <w:rPr>
            <w:rStyle w:val="Hyperlink"/>
          </w:rPr>
          <w:t xml:space="preserve">Positron Assistant setup</w:t>
        </w:r>
      </w:hyperlink>
      <w:r>
        <w:t xml:space="preserve">,</w:t>
      </w:r>
      <w:r>
        <w:t xml:space="preserve"> </w:t>
      </w:r>
      <w:hyperlink r:id="rId691">
        <w:r>
          <w:rPr>
            <w:rStyle w:val="Hyperlink"/>
          </w:rPr>
          <w:t xml:space="preserve">OpenAI API key help</w:t>
        </w:r>
      </w:hyperlink>
      <w:r>
        <w:t xml:space="preserve">,</w:t>
      </w:r>
      <w:r>
        <w:t xml:space="preserve"> </w:t>
      </w:r>
      <w:hyperlink r:id="rId692">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4"/>
        </w:numPr>
      </w:pPr>
      <w:r>
        <w:rPr>
          <w:b/>
          <w:bCs/>
        </w:rPr>
        <w:t xml:space="preserve">Gemini 2.5 Pro</w:t>
      </w:r>
      <w:r>
        <w:t xml:space="preserve">: High-capability model</w:t>
      </w:r>
    </w:p>
    <w:p>
      <w:pPr>
        <w:pStyle w:val="Compact"/>
        <w:numPr>
          <w:ilvl w:val="1"/>
          <w:numId w:val="1275"/>
        </w:numPr>
      </w:pPr>
      <w:r>
        <w:rPr>
          <w:i/>
          <w:iCs/>
        </w:rPr>
        <w:t xml:space="preserve">Pros</w:t>
      </w:r>
      <w:r>
        <w:t xml:space="preserve">: Strong multimodal capabilities, good at understanding context</w:t>
      </w:r>
    </w:p>
    <w:p>
      <w:pPr>
        <w:pStyle w:val="Compact"/>
        <w:numPr>
          <w:ilvl w:val="1"/>
          <w:numId w:val="1275"/>
        </w:numPr>
      </w:pPr>
      <w:r>
        <w:rPr>
          <w:i/>
          <w:iCs/>
        </w:rPr>
        <w:t xml:space="preserve">Cons</w:t>
      </w:r>
      <w:r>
        <w:t xml:space="preserve">: Less proven in coding scenarios than Claude or GPT</w:t>
      </w:r>
    </w:p>
    <w:p>
      <w:pPr>
        <w:pStyle w:val="Compact"/>
        <w:numPr>
          <w:ilvl w:val="1"/>
          <w:numId w:val="1275"/>
        </w:numPr>
      </w:pPr>
      <w:r>
        <w:rPr>
          <w:i/>
          <w:iCs/>
        </w:rPr>
        <w:t xml:space="preserve">When to use</w:t>
      </w:r>
      <w:r>
        <w:t xml:space="preserve">: Tasks involving images or complex context</w:t>
      </w:r>
    </w:p>
    <w:p>
      <w:pPr>
        <w:pStyle w:val="Compact"/>
        <w:numPr>
          <w:ilvl w:val="0"/>
          <w:numId w:val="1274"/>
        </w:numPr>
      </w:pPr>
      <w:r>
        <w:rPr>
          <w:b/>
          <w:bCs/>
        </w:rPr>
        <w:t xml:space="preserve">Gemini 3 Pro/Flash</w:t>
      </w:r>
      <w:r>
        <w:t xml:space="preserve"> </w:t>
      </w:r>
      <w:r>
        <w:t xml:space="preserve">(Preview): Latest generation</w:t>
      </w:r>
    </w:p>
    <w:p>
      <w:pPr>
        <w:pStyle w:val="Compact"/>
        <w:numPr>
          <w:ilvl w:val="1"/>
          <w:numId w:val="1276"/>
        </w:numPr>
      </w:pPr>
      <w:r>
        <w:rPr>
          <w:i/>
          <w:iCs/>
        </w:rPr>
        <w:t xml:space="preserve">Pros</w:t>
      </w:r>
      <w:r>
        <w:t xml:space="preserve">: Cutting-edge capabilities, flash variant offers speed</w:t>
      </w:r>
    </w:p>
    <w:p>
      <w:pPr>
        <w:pStyle w:val="Compact"/>
        <w:numPr>
          <w:ilvl w:val="1"/>
          <w:numId w:val="1276"/>
        </w:numPr>
      </w:pPr>
      <w:r>
        <w:rPr>
          <w:i/>
          <w:iCs/>
        </w:rPr>
        <w:t xml:space="preserve">Cons</w:t>
      </w:r>
      <w:r>
        <w:t xml:space="preserve">: Preview status means less stable, limited track record</w:t>
      </w:r>
    </w:p>
    <w:p>
      <w:pPr>
        <w:pStyle w:val="Compact"/>
        <w:numPr>
          <w:ilvl w:val="1"/>
          <w:numId w:val="127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3"/>
    <w:bookmarkStart w:id="694"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7"/>
        </w:numPr>
      </w:pPr>
      <w:r>
        <w:rPr>
          <w:i/>
          <w:iCs/>
        </w:rPr>
        <w:t xml:space="preserve">What it does</w:t>
      </w:r>
      <w:r>
        <w:t xml:space="preserve">: Enables previews of experimental features in your editor</w:t>
      </w:r>
    </w:p>
    <w:p>
      <w:pPr>
        <w:pStyle w:val="Compact"/>
        <w:numPr>
          <w:ilvl w:val="0"/>
          <w:numId w:val="1277"/>
        </w:numPr>
      </w:pPr>
      <w:r>
        <w:rPr>
          <w:i/>
          <w:iCs/>
        </w:rPr>
        <w:t xml:space="preserve">Pros</w:t>
      </w:r>
      <w:r>
        <w:t xml:space="preserve">: Access to latest capabilities before general release</w:t>
      </w:r>
    </w:p>
    <w:p>
      <w:pPr>
        <w:pStyle w:val="Compact"/>
        <w:numPr>
          <w:ilvl w:val="0"/>
          <w:numId w:val="1277"/>
        </w:numPr>
      </w:pPr>
      <w:r>
        <w:rPr>
          <w:i/>
          <w:iCs/>
        </w:rPr>
        <w:t xml:space="preserve">Cons</w:t>
      </w:r>
      <w:r>
        <w:t xml:space="preserve">: May have bugs or unstable behavior</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8"/>
        </w:numPr>
      </w:pPr>
      <w:r>
        <w:rPr>
          <w:i/>
          <w:iCs/>
        </w:rPr>
        <w:t xml:space="preserve">What it does</w:t>
      </w:r>
      <w:r>
        <w:t xml:space="preserve">: Enables Copilot chat interface on GitHub.com</w:t>
      </w:r>
    </w:p>
    <w:p>
      <w:pPr>
        <w:pStyle w:val="Compact"/>
        <w:numPr>
          <w:ilvl w:val="0"/>
          <w:numId w:val="1278"/>
        </w:numPr>
      </w:pPr>
      <w:r>
        <w:rPr>
          <w:i/>
          <w:iCs/>
        </w:rPr>
        <w:t xml:space="preserve">Pros</w:t>
      </w:r>
      <w:r>
        <w:t xml:space="preserve">: Quick access to Copilot without opening an editor, useful for reviewing PRs</w:t>
      </w:r>
    </w:p>
    <w:p>
      <w:pPr>
        <w:pStyle w:val="Compact"/>
        <w:numPr>
          <w:ilvl w:val="0"/>
          <w:numId w:val="1278"/>
        </w:numPr>
      </w:pPr>
      <w:r>
        <w:rPr>
          <w:i/>
          <w:iCs/>
        </w:rPr>
        <w:t xml:space="preserve">Cons</w:t>
      </w:r>
      <w:r>
        <w:t xml:space="preserve">: Only available with paid license</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9"/>
        </w:numPr>
      </w:pPr>
      <w:r>
        <w:rPr>
          <w:i/>
          <w:iCs/>
        </w:rPr>
        <w:t xml:space="preserve">What it does</w:t>
      </w:r>
      <w:r>
        <w:t xml:space="preserve">: GitHub Copilot for assistance in terminal</w:t>
      </w:r>
    </w:p>
    <w:p>
      <w:pPr>
        <w:pStyle w:val="Compact"/>
        <w:numPr>
          <w:ilvl w:val="0"/>
          <w:numId w:val="1279"/>
        </w:numPr>
      </w:pPr>
      <w:r>
        <w:rPr>
          <w:i/>
          <w:iCs/>
        </w:rPr>
        <w:t xml:space="preserve">Pros</w:t>
      </w:r>
      <w:r>
        <w:t xml:space="preserve">: AI help for command-line operations, shell commands, and git operations</w:t>
      </w:r>
    </w:p>
    <w:p>
      <w:pPr>
        <w:pStyle w:val="Compact"/>
        <w:numPr>
          <w:ilvl w:val="0"/>
          <w:numId w:val="1279"/>
        </w:numPr>
      </w:pPr>
      <w:r>
        <w:rPr>
          <w:i/>
          <w:iCs/>
        </w:rPr>
        <w:t xml:space="preserve">Cons</w:t>
      </w:r>
      <w:r>
        <w:t xml:space="preserve">: Requires separate installation and setup</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0"/>
        </w:numPr>
      </w:pPr>
      <w:r>
        <w:rPr>
          <w:i/>
          <w:iCs/>
        </w:rPr>
        <w:t xml:space="preserve">What it does</w:t>
      </w:r>
      <w:r>
        <w:t xml:space="preserve">: Enables Copilot in GitHub Desktop app</w:t>
      </w:r>
    </w:p>
    <w:p>
      <w:pPr>
        <w:pStyle w:val="Compact"/>
        <w:numPr>
          <w:ilvl w:val="0"/>
          <w:numId w:val="1280"/>
        </w:numPr>
      </w:pPr>
      <w:r>
        <w:rPr>
          <w:i/>
          <w:iCs/>
        </w:rPr>
        <w:t xml:space="preserve">Pros</w:t>
      </w:r>
      <w:r>
        <w:t xml:space="preserve">: AI assistance in GUI git client</w:t>
      </w:r>
    </w:p>
    <w:p>
      <w:pPr>
        <w:pStyle w:val="Compact"/>
        <w:numPr>
          <w:ilvl w:val="0"/>
          <w:numId w:val="1280"/>
        </w:numPr>
      </w:pPr>
      <w:r>
        <w:rPr>
          <w:i/>
          <w:iCs/>
        </w:rPr>
        <w:t xml:space="preserve">Cons</w:t>
      </w:r>
      <w:r>
        <w:t xml:space="preserve">: Limited compared to editor integration</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1"/>
        </w:numPr>
      </w:pPr>
      <w:r>
        <w:rPr>
          <w:i/>
          <w:iCs/>
        </w:rPr>
        <w:t xml:space="preserve">What it does</w:t>
      </w:r>
      <w:r>
        <w:t xml:space="preserve">: Enables chat interface in your code editor</w:t>
      </w:r>
    </w:p>
    <w:p>
      <w:pPr>
        <w:pStyle w:val="Compact"/>
        <w:numPr>
          <w:ilvl w:val="0"/>
          <w:numId w:val="1281"/>
        </w:numPr>
      </w:pPr>
      <w:r>
        <w:rPr>
          <w:i/>
          <w:iCs/>
        </w:rPr>
        <w:t xml:space="preserve">Pros</w:t>
      </w:r>
      <w:r>
        <w:t xml:space="preserve">: Context-aware help, refactoring assistance, code explanation</w:t>
      </w:r>
    </w:p>
    <w:p>
      <w:pPr>
        <w:pStyle w:val="Compact"/>
        <w:numPr>
          <w:ilvl w:val="0"/>
          <w:numId w:val="1281"/>
        </w:numPr>
      </w:pPr>
      <w:r>
        <w:rPr>
          <w:i/>
          <w:iCs/>
        </w:rPr>
        <w:t xml:space="preserve">Cons</w:t>
      </w:r>
      <w:r>
        <w:t xml:space="preserve">: Can be distracting if overused</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2"/>
        </w:numPr>
      </w:pPr>
      <w:r>
        <w:rPr>
          <w:i/>
          <w:iCs/>
        </w:rPr>
        <w:t xml:space="preserve">What it does</w:t>
      </w:r>
      <w:r>
        <w:t xml:space="preserve">: Enables Copilot chat in mobile app</w:t>
      </w:r>
    </w:p>
    <w:p>
      <w:pPr>
        <w:pStyle w:val="Compact"/>
        <w:numPr>
          <w:ilvl w:val="0"/>
          <w:numId w:val="1282"/>
        </w:numPr>
      </w:pPr>
      <w:r>
        <w:rPr>
          <w:i/>
          <w:iCs/>
        </w:rPr>
        <w:t xml:space="preserve">Pros</w:t>
      </w:r>
      <w:r>
        <w:t xml:space="preserve">: Quick access on mobile devices</w:t>
      </w:r>
    </w:p>
    <w:p>
      <w:pPr>
        <w:pStyle w:val="Compact"/>
        <w:numPr>
          <w:ilvl w:val="0"/>
          <w:numId w:val="1282"/>
        </w:numPr>
      </w:pPr>
      <w:r>
        <w:rPr>
          <w:i/>
          <w:iCs/>
        </w:rPr>
        <w:t xml:space="preserve">Cons</w:t>
      </w:r>
      <w:r>
        <w:t xml:space="preserve">: Limited by mobile interface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3"/>
        </w:numPr>
      </w:pPr>
      <w:r>
        <w:rPr>
          <w:i/>
          <w:iCs/>
        </w:rPr>
        <w:t xml:space="preserve">What it does</w:t>
      </w:r>
      <w:r>
        <w:t xml:space="preserve">: Allows Copilot to search internet for up-to-date information</w:t>
      </w:r>
    </w:p>
    <w:p>
      <w:pPr>
        <w:pStyle w:val="Compact"/>
        <w:numPr>
          <w:ilvl w:val="0"/>
          <w:numId w:val="1283"/>
        </w:numPr>
      </w:pPr>
      <w:r>
        <w:rPr>
          <w:i/>
          <w:iCs/>
        </w:rPr>
        <w:t xml:space="preserve">Pros</w:t>
      </w:r>
      <w:r>
        <w:t xml:space="preserve">: Access to current documentation, recent library changes, latest best practices</w:t>
      </w:r>
    </w:p>
    <w:p>
      <w:pPr>
        <w:pStyle w:val="Compact"/>
        <w:numPr>
          <w:ilvl w:val="0"/>
          <w:numId w:val="1283"/>
        </w:numPr>
      </w:pPr>
      <w:r>
        <w:rPr>
          <w:i/>
          <w:iCs/>
        </w:rPr>
        <w:t xml:space="preserve">Cons</w:t>
      </w:r>
      <w:r>
        <w:t xml:space="preserve">: May introduce latency, results depend on search quality</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4"/>
    <w:bookmarkStart w:id="695"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4"/>
        </w:numPr>
      </w:pPr>
      <w:r>
        <w:rPr>
          <w:i/>
          <w:iCs/>
        </w:rPr>
        <w:t xml:space="preserve">What it does</w:t>
      </w:r>
      <w:r>
        <w:t xml:space="preserve">: Allows instant chatting when landing on GitHub.com</w:t>
      </w:r>
    </w:p>
    <w:p>
      <w:pPr>
        <w:pStyle w:val="Compact"/>
        <w:numPr>
          <w:ilvl w:val="0"/>
          <w:numId w:val="1284"/>
        </w:numPr>
      </w:pPr>
      <w:r>
        <w:rPr>
          <w:i/>
          <w:iCs/>
        </w:rPr>
        <w:t xml:space="preserve">Pros</w:t>
      </w:r>
      <w:r>
        <w:t xml:space="preserve">: Quick access to Copilot without navigating menus</w:t>
      </w:r>
    </w:p>
    <w:p>
      <w:pPr>
        <w:pStyle w:val="Compact"/>
        <w:numPr>
          <w:ilvl w:val="0"/>
          <w:numId w:val="1284"/>
        </w:numPr>
      </w:pPr>
      <w:r>
        <w:rPr>
          <w:i/>
          <w:iCs/>
        </w:rPr>
        <w:t xml:space="preserve">Cons</w:t>
      </w:r>
      <w:r>
        <w:t xml:space="preserve">: None significant</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5"/>
        </w:numPr>
      </w:pPr>
      <w:r>
        <w:rPr>
          <w:i/>
          <w:iCs/>
        </w:rPr>
        <w:t xml:space="preserve">What it does</w:t>
      </w:r>
      <w:r>
        <w:t xml:space="preserve">: Use Copilot to review your code and generate pull request summaries</w:t>
      </w:r>
    </w:p>
    <w:p>
      <w:pPr>
        <w:pStyle w:val="Compact"/>
        <w:numPr>
          <w:ilvl w:val="0"/>
          <w:numId w:val="1285"/>
        </w:numPr>
      </w:pPr>
      <w:r>
        <w:rPr>
          <w:i/>
          <w:iCs/>
        </w:rPr>
        <w:t xml:space="preserve">Pros</w:t>
      </w:r>
      <w:r>
        <w:t xml:space="preserve">: Automated code review suggestions, PR summary generation, catches common issues</w:t>
      </w:r>
    </w:p>
    <w:p>
      <w:pPr>
        <w:pStyle w:val="Compact"/>
        <w:numPr>
          <w:ilvl w:val="0"/>
          <w:numId w:val="1285"/>
        </w:numPr>
      </w:pPr>
      <w:r>
        <w:rPr>
          <w:i/>
          <w:iCs/>
        </w:rPr>
        <w:t xml:space="preserve">Cons</w:t>
      </w:r>
      <w:r>
        <w:t xml:space="preserve">: May generate false positives, shouldn’t replace human review</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6"/>
        </w:numPr>
      </w:pPr>
      <w:r>
        <w:rPr>
          <w:i/>
          <w:iCs/>
        </w:rPr>
        <w:t xml:space="preserve">What it does</w:t>
      </w:r>
      <w:r>
        <w:t xml:space="preserve">: Automatically reviews all pull requests you create</w:t>
      </w:r>
    </w:p>
    <w:p>
      <w:pPr>
        <w:pStyle w:val="Compact"/>
        <w:numPr>
          <w:ilvl w:val="0"/>
          <w:numId w:val="1286"/>
        </w:numPr>
      </w:pPr>
      <w:r>
        <w:rPr>
          <w:i/>
          <w:iCs/>
        </w:rPr>
        <w:t xml:space="preserve">Pros</w:t>
      </w:r>
      <w:r>
        <w:t xml:space="preserve">: Catches issues early without manual triggering</w:t>
      </w:r>
    </w:p>
    <w:p>
      <w:pPr>
        <w:pStyle w:val="Compact"/>
        <w:numPr>
          <w:ilvl w:val="0"/>
          <w:numId w:val="1286"/>
        </w:numPr>
      </w:pPr>
      <w:r>
        <w:rPr>
          <w:i/>
          <w:iCs/>
        </w:rPr>
        <w:t xml:space="preserve">Cons</w:t>
      </w:r>
      <w:r>
        <w:t xml:space="preserve">: May be noisy on simple PRs, uses API quota</w:t>
      </w:r>
    </w:p>
    <w:p>
      <w:pPr>
        <w:pStyle w:val="Compact"/>
        <w:numPr>
          <w:ilvl w:val="0"/>
          <w:numId w:val="128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7"/>
        </w:numPr>
      </w:pPr>
      <w:r>
        <w:rPr>
          <w:i/>
          <w:iCs/>
        </w:rPr>
        <w:t xml:space="preserve">What it does</w:t>
      </w:r>
      <w:r>
        <w:t xml:space="preserve">: Delegate tasks to Copilot coding agent in repositories where it is enabled</w:t>
      </w:r>
    </w:p>
    <w:p>
      <w:pPr>
        <w:pStyle w:val="Compact"/>
        <w:numPr>
          <w:ilvl w:val="0"/>
          <w:numId w:val="1287"/>
        </w:numPr>
      </w:pPr>
      <w:r>
        <w:rPr>
          <w:i/>
          <w:iCs/>
        </w:rPr>
        <w:t xml:space="preserve">Pros</w:t>
      </w:r>
      <w:r>
        <w:t xml:space="preserve">: Autonomous multi-file edits, can execute complex refactoring, runs tests and fixes issues</w:t>
      </w:r>
    </w:p>
    <w:p>
      <w:pPr>
        <w:pStyle w:val="Compact"/>
        <w:numPr>
          <w:ilvl w:val="0"/>
          <w:numId w:val="1287"/>
        </w:numPr>
      </w:pPr>
      <w:r>
        <w:rPr>
          <w:i/>
          <w:iCs/>
        </w:rPr>
        <w:t xml:space="preserve">Cons</w:t>
      </w:r>
      <w:r>
        <w:t xml:space="preserve">: Requires careful oversight, can make unwanted changes if instructions unclear</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8"/>
        </w:numPr>
      </w:pPr>
      <w:r>
        <w:rPr>
          <w:i/>
          <w:iCs/>
        </w:rPr>
        <w:t xml:space="preserve">What it does</w:t>
      </w:r>
      <w:r>
        <w:t xml:space="preserve">: Remember repository context across Copilot agent interactions</w:t>
      </w:r>
    </w:p>
    <w:p>
      <w:pPr>
        <w:pStyle w:val="Compact"/>
        <w:numPr>
          <w:ilvl w:val="0"/>
          <w:numId w:val="1288"/>
        </w:numPr>
      </w:pPr>
      <w:r>
        <w:rPr>
          <w:i/>
          <w:iCs/>
        </w:rPr>
        <w:t xml:space="preserve">Pros</w:t>
      </w:r>
      <w:r>
        <w:t xml:space="preserve">: Better context awareness, learns repository patterns and conventions</w:t>
      </w:r>
    </w:p>
    <w:p>
      <w:pPr>
        <w:pStyle w:val="Compact"/>
        <w:numPr>
          <w:ilvl w:val="0"/>
          <w:numId w:val="1288"/>
        </w:numPr>
      </w:pPr>
      <w:r>
        <w:rPr>
          <w:i/>
          <w:iCs/>
        </w:rPr>
        <w:t xml:space="preserve">Cons</w:t>
      </w:r>
      <w:r>
        <w:t xml:space="preserve">: Preview feature governed by pre-release terms, potential privacy implications</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9"/>
        </w:numPr>
      </w:pPr>
      <w:r>
        <w:rPr>
          <w:i/>
          <w:iCs/>
        </w:rPr>
        <w:t xml:space="preserve">What it does</w:t>
      </w:r>
      <w:r>
        <w:t xml:space="preserve">: Connect MCP servers to Copilot in all editors and Coding Agent</w:t>
      </w:r>
    </w:p>
    <w:p>
      <w:pPr>
        <w:pStyle w:val="Compact"/>
        <w:numPr>
          <w:ilvl w:val="0"/>
          <w:numId w:val="1289"/>
        </w:numPr>
      </w:pPr>
      <w:r>
        <w:rPr>
          <w:i/>
          <w:iCs/>
        </w:rPr>
        <w:t xml:space="preserve">Pros</w:t>
      </w:r>
      <w:r>
        <w:t xml:space="preserve">: Extend Copilot with custom tools and integrations</w:t>
      </w:r>
    </w:p>
    <w:p>
      <w:pPr>
        <w:pStyle w:val="Compact"/>
        <w:numPr>
          <w:ilvl w:val="0"/>
          <w:numId w:val="1289"/>
        </w:numPr>
      </w:pPr>
      <w:r>
        <w:rPr>
          <w:i/>
          <w:iCs/>
        </w:rPr>
        <w:t xml:space="preserve">Cons</w:t>
      </w:r>
      <w:r>
        <w:t xml:space="preserve">: Requires MCP server setup and maintenance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0"/>
        </w:numPr>
      </w:pPr>
      <w:r>
        <w:rPr>
          <w:i/>
          <w:iCs/>
        </w:rPr>
        <w:t xml:space="preserve">What it does</w:t>
      </w:r>
      <w:r>
        <w:t xml:space="preserve">: Allow Copilot to suggest commit messages when you make changes</w:t>
      </w:r>
    </w:p>
    <w:p>
      <w:pPr>
        <w:pStyle w:val="Compact"/>
        <w:numPr>
          <w:ilvl w:val="0"/>
          <w:numId w:val="1290"/>
        </w:numPr>
      </w:pPr>
      <w:r>
        <w:rPr>
          <w:i/>
          <w:iCs/>
        </w:rPr>
        <w:t xml:space="preserve">Pros</w:t>
      </w:r>
      <w:r>
        <w:t xml:space="preserve">: Saves time, generates descriptive messages based on code changes</w:t>
      </w:r>
    </w:p>
    <w:p>
      <w:pPr>
        <w:pStyle w:val="Compact"/>
        <w:numPr>
          <w:ilvl w:val="0"/>
          <w:numId w:val="1290"/>
        </w:numPr>
      </w:pPr>
      <w:r>
        <w:rPr>
          <w:i/>
          <w:iCs/>
        </w:rPr>
        <w:t xml:space="preserve">Cons</w:t>
      </w:r>
      <w:r>
        <w:t xml:space="preserve">: May miss important context, still requires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1"/>
        </w:numPr>
      </w:pPr>
      <w:r>
        <w:rPr>
          <w:i/>
          <w:iCs/>
        </w:rPr>
        <w:t xml:space="preserve">What it does</w:t>
      </w:r>
      <w:r>
        <w:t xml:space="preserve">: View and create Copilot Spaces (collaborative AI environments)</w:t>
      </w:r>
    </w:p>
    <w:p>
      <w:pPr>
        <w:pStyle w:val="Compact"/>
        <w:numPr>
          <w:ilvl w:val="0"/>
          <w:numId w:val="1291"/>
        </w:numPr>
      </w:pPr>
      <w:r>
        <w:rPr>
          <w:i/>
          <w:iCs/>
        </w:rPr>
        <w:t xml:space="preserve">Pros</w:t>
      </w:r>
      <w:r>
        <w:t xml:space="preserve">: Share AI context with team members</w:t>
      </w:r>
    </w:p>
    <w:p>
      <w:pPr>
        <w:pStyle w:val="Compact"/>
        <w:numPr>
          <w:ilvl w:val="0"/>
          <w:numId w:val="1291"/>
        </w:numPr>
      </w:pPr>
      <w:r>
        <w:rPr>
          <w:i/>
          <w:iCs/>
        </w:rPr>
        <w:t xml:space="preserve">Cons</w:t>
      </w:r>
      <w:r>
        <w:t xml:space="preserve">: Additional complexity for individual work</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2"/>
        </w:numPr>
      </w:pPr>
      <w:r>
        <w:rPr>
          <w:i/>
          <w:iCs/>
        </w:rPr>
        <w:t xml:space="preserve">What it does</w:t>
      </w:r>
      <w:r>
        <w:t xml:space="preserve">: Create individually owned Copilot Spaces</w:t>
      </w:r>
    </w:p>
    <w:p>
      <w:pPr>
        <w:pStyle w:val="Compact"/>
        <w:numPr>
          <w:ilvl w:val="0"/>
          <w:numId w:val="1292"/>
        </w:numPr>
      </w:pPr>
      <w:r>
        <w:rPr>
          <w:i/>
          <w:iCs/>
        </w:rPr>
        <w:t xml:space="preserve">Pros</w:t>
      </w:r>
      <w:r>
        <w:t xml:space="preserve">: Personal AI workspaces for complex projects</w:t>
      </w:r>
    </w:p>
    <w:p>
      <w:pPr>
        <w:pStyle w:val="Compact"/>
        <w:numPr>
          <w:ilvl w:val="0"/>
          <w:numId w:val="1292"/>
        </w:numPr>
      </w:pPr>
      <w:r>
        <w:rPr>
          <w:i/>
          <w:iCs/>
        </w:rPr>
        <w:t xml:space="preserve">Cons</w:t>
      </w:r>
      <w:r>
        <w:t xml:space="preserve">: May fragment your workflow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3"/>
        </w:numPr>
      </w:pPr>
      <w:r>
        <w:rPr>
          <w:i/>
          <w:iCs/>
        </w:rPr>
        <w:t xml:space="preserve">What it does</w:t>
      </w:r>
      <w:r>
        <w:t xml:space="preserve">: Share individually owned Copilot Spaces</w:t>
      </w:r>
    </w:p>
    <w:p>
      <w:pPr>
        <w:pStyle w:val="Compact"/>
        <w:numPr>
          <w:ilvl w:val="0"/>
          <w:numId w:val="1293"/>
        </w:numPr>
      </w:pPr>
      <w:r>
        <w:rPr>
          <w:i/>
          <w:iCs/>
        </w:rPr>
        <w:t xml:space="preserve">Pros</w:t>
      </w:r>
      <w:r>
        <w:t xml:space="preserve">: Collaborate while maintaining ownership</w:t>
      </w:r>
    </w:p>
    <w:p>
      <w:pPr>
        <w:pStyle w:val="Compact"/>
        <w:numPr>
          <w:ilvl w:val="0"/>
          <w:numId w:val="1293"/>
        </w:numPr>
      </w:pPr>
      <w:r>
        <w:rPr>
          <w:i/>
          <w:iCs/>
        </w:rPr>
        <w:t xml:space="preserve">Cons</w:t>
      </w:r>
      <w:r>
        <w:t xml:space="preserve">: None significant</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5"/>
    <w:bookmarkStart w:id="696"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4"/>
        </w:numPr>
      </w:pPr>
      <w:r>
        <w:t xml:space="preserve">All Copilot Chat options (GitHub.com, CLI, IDE, Mobile)</w:t>
      </w:r>
    </w:p>
    <w:p>
      <w:pPr>
        <w:pStyle w:val="Compact"/>
        <w:numPr>
          <w:ilvl w:val="0"/>
          <w:numId w:val="1294"/>
        </w:numPr>
      </w:pPr>
      <w:r>
        <w:t xml:space="preserve">Web search capability</w:t>
      </w:r>
    </w:p>
    <w:p>
      <w:pPr>
        <w:pStyle w:val="Compact"/>
        <w:numPr>
          <w:ilvl w:val="0"/>
          <w:numId w:val="1294"/>
        </w:numPr>
      </w:pPr>
      <w:r>
        <w:t xml:space="preserve">Dashboard Entry Point</w:t>
      </w:r>
    </w:p>
    <w:p>
      <w:pPr>
        <w:pStyle w:val="Compact"/>
        <w:numPr>
          <w:ilvl w:val="0"/>
          <w:numId w:val="1294"/>
        </w:numPr>
      </w:pPr>
      <w:r>
        <w:t xml:space="preserve">Copilot code review (but not automatic review initially)</w:t>
      </w:r>
    </w:p>
    <w:p>
      <w:pPr>
        <w:pStyle w:val="Compact"/>
        <w:numPr>
          <w:ilvl w:val="0"/>
          <w:numId w:val="1294"/>
        </w:numPr>
      </w:pPr>
      <w:r>
        <w:t xml:space="preserve">Copilot coding agent</w:t>
      </w:r>
    </w:p>
    <w:p>
      <w:pPr>
        <w:pStyle w:val="Compact"/>
        <w:numPr>
          <w:ilvl w:val="0"/>
          <w:numId w:val="1294"/>
        </w:numPr>
      </w:pPr>
      <w:r>
        <w:t xml:space="preserve">Copilot Memory</w:t>
      </w:r>
    </w:p>
    <w:p>
      <w:pPr>
        <w:pStyle w:val="Compact"/>
        <w:numPr>
          <w:ilvl w:val="0"/>
          <w:numId w:val="1294"/>
        </w:numPr>
      </w:pPr>
      <w:r>
        <w:t xml:space="preserve">MCP servers (if configured)</w:t>
      </w:r>
    </w:p>
    <w:p>
      <w:pPr>
        <w:pStyle w:val="Compact"/>
        <w:numPr>
          <w:ilvl w:val="0"/>
          <w:numId w:val="1294"/>
        </w:numPr>
      </w:pPr>
      <w:r>
        <w:t xml:space="preserve">Copilot-generated commit messages</w:t>
      </w:r>
    </w:p>
    <w:p>
      <w:pPr>
        <w:pStyle w:val="Compact"/>
        <w:numPr>
          <w:ilvl w:val="0"/>
          <w:numId w:val="1294"/>
        </w:numPr>
      </w:pPr>
      <w:r>
        <w:t xml:space="preserve">All Copilot Spaces options</w:t>
      </w:r>
    </w:p>
    <w:p>
      <w:pPr>
        <w:pStyle w:val="FirstParagraph"/>
      </w:pPr>
      <w:r>
        <w:rPr>
          <w:b/>
          <w:bCs/>
        </w:rPr>
        <w:t xml:space="preserve">Model selection:</w:t>
      </w:r>
    </w:p>
    <w:p>
      <w:pPr>
        <w:pStyle w:val="Compact"/>
        <w:numPr>
          <w:ilvl w:val="0"/>
          <w:numId w:val="1295"/>
        </w:numPr>
      </w:pPr>
      <w:r>
        <w:t xml:space="preserve">Default: Claude Sonnet 4.5</w:t>
      </w:r>
    </w:p>
    <w:p>
      <w:pPr>
        <w:pStyle w:val="Compact"/>
        <w:numPr>
          <w:ilvl w:val="0"/>
          <w:numId w:val="1295"/>
        </w:numPr>
      </w:pPr>
      <w:r>
        <w:t xml:space="preserve">Complex tasks: Claude Opus 4.5</w:t>
      </w:r>
    </w:p>
    <w:p>
      <w:pPr>
        <w:pStyle w:val="Compact"/>
        <w:numPr>
          <w:ilvl w:val="0"/>
          <w:numId w:val="1295"/>
        </w:numPr>
      </w:pPr>
      <w:r>
        <w:t xml:space="preserve">Quick completions: Claude Haiku 4.5</w:t>
      </w:r>
    </w:p>
    <w:p>
      <w:pPr>
        <w:pStyle w:val="FirstParagraph"/>
      </w:pPr>
      <w:r>
        <w:rPr>
          <w:b/>
          <w:bCs/>
        </w:rPr>
        <w:t xml:space="preserve">Enable with caution:</w:t>
      </w:r>
    </w:p>
    <w:p>
      <w:pPr>
        <w:pStyle w:val="Compact"/>
        <w:numPr>
          <w:ilvl w:val="0"/>
          <w:numId w:val="1296"/>
        </w:numPr>
      </w:pPr>
      <w:r>
        <w:t xml:space="preserve">Editor preview features (only if comfortable with potential instability)</w:t>
      </w:r>
    </w:p>
    <w:p>
      <w:pPr>
        <w:pStyle w:val="Compact"/>
        <w:numPr>
          <w:ilvl w:val="0"/>
          <w:numId w:val="129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6"/>
    <w:bookmarkEnd w:id="697"/>
    <w:bookmarkStart w:id="71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9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7"/>
        </w:numPr>
      </w:pPr>
      <w:r>
        <w:t xml:space="preserve">Faster agent startup and execution</w:t>
      </w:r>
    </w:p>
    <w:p>
      <w:pPr>
        <w:pStyle w:val="Compact"/>
        <w:numPr>
          <w:ilvl w:val="0"/>
          <w:numId w:val="1297"/>
        </w:numPr>
      </w:pPr>
      <w:r>
        <w:t xml:space="preserve">More reliable builds and tests</w:t>
      </w:r>
    </w:p>
    <w:p>
      <w:pPr>
        <w:pStyle w:val="Compact"/>
        <w:numPr>
          <w:ilvl w:val="0"/>
          <w:numId w:val="1297"/>
        </w:numPr>
      </w:pPr>
      <w:r>
        <w:t xml:space="preserve">Access to private or authenticated dependencies</w:t>
      </w:r>
    </w:p>
    <w:p>
      <w:pPr>
        <w:pStyle w:val="Compact"/>
        <w:numPr>
          <w:ilvl w:val="0"/>
          <w:numId w:val="1297"/>
        </w:numPr>
      </w:pPr>
      <w:r>
        <w:t xml:space="preserve">Consistent development environment across all agent sessions</w:t>
      </w:r>
    </w:p>
    <w:bookmarkEnd w:id="698"/>
    <w:bookmarkStart w:id="69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99"/>
    <w:bookmarkStart w:id="70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0"/>
    <w:bookmarkStart w:id="70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3"/>
    <w:bookmarkStart w:id="70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9"/>
        </w:numPr>
      </w:pPr>
      <w:r>
        <w:rPr>
          <w:rStyle w:val="VerbatimChar"/>
        </w:rPr>
        <w:t xml:space="preserve">steps</w:t>
      </w:r>
      <w:r>
        <w:t xml:space="preserve">: Setup commands and actions to run</w:t>
      </w:r>
    </w:p>
    <w:p>
      <w:pPr>
        <w:pStyle w:val="Compact"/>
        <w:numPr>
          <w:ilvl w:val="0"/>
          <w:numId w:val="129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9"/>
        </w:numPr>
      </w:pPr>
      <w:r>
        <w:rPr>
          <w:rStyle w:val="VerbatimChar"/>
        </w:rPr>
        <w:t xml:space="preserve">runs-on</w:t>
      </w:r>
      <w:r>
        <w:t xml:space="preserve">: Runner type (Ubuntu x64 Linux only)</w:t>
      </w:r>
    </w:p>
    <w:p>
      <w:pPr>
        <w:pStyle w:val="Compact"/>
        <w:numPr>
          <w:ilvl w:val="0"/>
          <w:numId w:val="1299"/>
        </w:numPr>
      </w:pPr>
      <w:r>
        <w:rPr>
          <w:rStyle w:val="VerbatimChar"/>
        </w:rPr>
        <w:t xml:space="preserve">services</w:t>
      </w:r>
      <w:r>
        <w:t xml:space="preserve">: Database or service containers</w:t>
      </w:r>
    </w:p>
    <w:p>
      <w:pPr>
        <w:pStyle w:val="Compact"/>
        <w:numPr>
          <w:ilvl w:val="0"/>
          <w:numId w:val="1299"/>
        </w:numPr>
      </w:pPr>
      <w:r>
        <w:rPr>
          <w:rStyle w:val="VerbatimChar"/>
        </w:rPr>
        <w:t xml:space="preserve">snapshot</w:t>
      </w:r>
      <w:r>
        <w:t xml:space="preserve">: Save environment state</w:t>
      </w:r>
    </w:p>
    <w:p>
      <w:pPr>
        <w:pStyle w:val="Compact"/>
        <w:numPr>
          <w:ilvl w:val="0"/>
          <w:numId w:val="1299"/>
        </w:numPr>
      </w:pPr>
      <w:r>
        <w:rPr>
          <w:rStyle w:val="VerbatimChar"/>
        </w:rPr>
        <w:t xml:space="preserve">timeout-minutes</w:t>
      </w:r>
      <w:r>
        <w:t xml:space="preserve">: Maximum 59 minutes</w:t>
      </w:r>
    </w:p>
    <w:p>
      <w:pPr>
        <w:pStyle w:val="FirstParagraph"/>
      </w:pPr>
      <w:r>
        <w:t xml:space="preserve">All other workflow settings are ignored by Copilot.</w:t>
      </w:r>
    </w:p>
    <w:bookmarkEnd w:id="704"/>
    <w:bookmarkStart w:id="70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5"/>
    <w:bookmarkStart w:id="70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0"/>
        </w:numPr>
      </w:pPr>
      <w:r>
        <w:t xml:space="preserve">Navigate to your repository’s</w:t>
      </w:r>
      <w:r>
        <w:t xml:space="preserve"> </w:t>
      </w:r>
      <w:r>
        <w:rPr>
          <w:b/>
          <w:bCs/>
        </w:rPr>
        <w:t xml:space="preserve">Settings</w:t>
      </w:r>
    </w:p>
    <w:p>
      <w:pPr>
        <w:pStyle w:val="Compact"/>
        <w:numPr>
          <w:ilvl w:val="0"/>
          <w:numId w:val="1300"/>
        </w:numPr>
      </w:pPr>
      <w:r>
        <w:t xml:space="preserve">Go to</w:t>
      </w:r>
      <w:r>
        <w:t xml:space="preserve"> </w:t>
      </w:r>
      <w:r>
        <w:rPr>
          <w:b/>
          <w:bCs/>
        </w:rPr>
        <w:t xml:space="preserve">Environments</w:t>
      </w:r>
    </w:p>
    <w:p>
      <w:pPr>
        <w:pStyle w:val="Compact"/>
        <w:numPr>
          <w:ilvl w:val="0"/>
          <w:numId w:val="130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0"/>
        </w:numPr>
      </w:pPr>
      <w:r>
        <w:t xml:space="preserve">Add environment variables or secrets as needed</w:t>
      </w:r>
    </w:p>
    <w:p>
      <w:pPr>
        <w:pStyle w:val="FirstParagraph"/>
      </w:pPr>
      <w:r>
        <w:t xml:space="preserve">Use secrets for sensitive values like API keys or passwords.</w:t>
      </w:r>
    </w:p>
    <w:bookmarkEnd w:id="706"/>
    <w:bookmarkStart w:id="70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07"/>
    <w:bookmarkStart w:id="70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08"/>
    <w:bookmarkStart w:id="70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2">
        <w:r>
          <w:rPr>
            <w:rStyle w:val="Hyperlink"/>
          </w:rPr>
          <w:t xml:space="preserve">Customizing the development environment for GitHub Copilot coding agent</w:t>
        </w:r>
      </w:hyperlink>
      <w:r>
        <w:t xml:space="preserve">.</w:t>
      </w:r>
    </w:p>
    <w:bookmarkEnd w:id="709"/>
    <w:bookmarkEnd w:id="710"/>
    <w:bookmarkStart w:id="71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4"/>
    <w:bookmarkStart w:id="71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1"/>
        </w:numPr>
      </w:pPr>
      <w:r>
        <w:t xml:space="preserve">Lab members can export Quarto content to Word format for review</w:t>
      </w:r>
    </w:p>
    <w:p>
      <w:pPr>
        <w:pStyle w:val="Compact"/>
        <w:numPr>
          <w:ilvl w:val="0"/>
          <w:numId w:val="1301"/>
        </w:numPr>
      </w:pPr>
      <w:r>
        <w:t xml:space="preserve">Reviewers can make edits, add tracked changes, and insert comments in Word</w:t>
      </w:r>
    </w:p>
    <w:p>
      <w:pPr>
        <w:pStyle w:val="Compact"/>
        <w:numPr>
          <w:ilvl w:val="0"/>
          <w:numId w:val="13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1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3"/>
        </w:numPr>
      </w:pPr>
      <w:hyperlink r:id="rId715">
        <w:r>
          <w:rPr>
            <w:rStyle w:val="Hyperlink"/>
          </w:rPr>
          <w:t xml:space="preserve">Quarto CLI Issue #6357</w:t>
        </w:r>
      </w:hyperlink>
    </w:p>
    <w:p>
      <w:pPr>
        <w:pStyle w:val="Compact"/>
        <w:numPr>
          <w:ilvl w:val="0"/>
          <w:numId w:val="1303"/>
        </w:numPr>
      </w:pPr>
      <w:hyperlink r:id="rId716">
        <w:r>
          <w:rPr>
            <w:rStyle w:val="Hyperlink"/>
          </w:rPr>
          <w:t xml:space="preserve">Quarto Discussion #6544</w:t>
        </w:r>
      </w:hyperlink>
    </w:p>
    <w:p>
      <w:pPr>
        <w:pStyle w:val="Compact"/>
        <w:numPr>
          <w:ilvl w:val="0"/>
          <w:numId w:val="1303"/>
        </w:numPr>
      </w:pPr>
      <w:hyperlink r:id="rId71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4"/>
        </w:numPr>
      </w:pPr>
      <w:r>
        <w:t xml:space="preserve">Open the generated DOCX file in Microsoft Word</w:t>
      </w:r>
    </w:p>
    <w:p>
      <w:pPr>
        <w:pStyle w:val="Compact"/>
        <w:numPr>
          <w:ilvl w:val="0"/>
          <w:numId w:val="1304"/>
        </w:numPr>
      </w:pPr>
      <w:r>
        <w:t xml:space="preserve">Immediately save the file (File → Save, or Ctrl+S/Cmd+S)</w:t>
      </w:r>
    </w:p>
    <w:p>
      <w:pPr>
        <w:pStyle w:val="Compact"/>
        <w:numPr>
          <w:ilvl w:val="0"/>
          <w:numId w:val="1304"/>
        </w:numPr>
      </w:pPr>
      <w:r>
        <w:t xml:space="preserve">Close and re-open the file to verify it no longer shows</w:t>
      </w:r>
      <w:r>
        <w:t xml:space="preserve"> </w:t>
      </w:r>
      <w:r>
        <w:t xml:space="preserve">“Document 1”</w:t>
      </w:r>
    </w:p>
    <w:p>
      <w:pPr>
        <w:pStyle w:val="Compact"/>
        <w:numPr>
          <w:ilvl w:val="0"/>
          <w:numId w:val="130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18"/>
    <w:bookmarkEnd w:id="719"/>
    <w:bookmarkStart w:id="72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5"/>
        </w:numPr>
      </w:pPr>
      <w:r>
        <w:t xml:space="preserve">Markdown and Quarto formatting rules (e.g., blank lines before lists, line breaks in prose)</w:t>
      </w:r>
    </w:p>
    <w:p>
      <w:pPr>
        <w:pStyle w:val="Compact"/>
        <w:numPr>
          <w:ilvl w:val="0"/>
          <w:numId w:val="13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5"/>
        </w:numPr>
      </w:pPr>
      <w:r>
        <w:t xml:space="preserve">File organization patterns (e.g., using Quarto includes for modular content)</w:t>
      </w:r>
    </w:p>
    <w:p>
      <w:pPr>
        <w:pStyle w:val="Compact"/>
        <w:numPr>
          <w:ilvl w:val="0"/>
          <w:numId w:val="1305"/>
        </w:numPr>
      </w:pPr>
      <w:r>
        <w:t xml:space="preserve">How to work with DOCX files for hybrid editing workflows</w:t>
      </w:r>
    </w:p>
    <w:p>
      <w:pPr>
        <w:pStyle w:val="Compact"/>
        <w:numPr>
          <w:ilvl w:val="0"/>
          <w:numId w:val="1305"/>
        </w:numPr>
      </w:pPr>
      <w:r>
        <w:t xml:space="preserve">Version control best practices</w:t>
      </w:r>
      <w:r>
        <w:t xml:space="preserve"> </w:t>
      </w:r>
      <w:r>
        <w:t xml:space="preserve">(e.g., do not commit rendered artifacts that are generated only for preview/review)</w:t>
      </w:r>
    </w:p>
    <w:p>
      <w:pPr>
        <w:pStyle w:val="Compact"/>
        <w:numPr>
          <w:ilvl w:val="0"/>
          <w:numId w:val="13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0"/>
    <w:bookmarkStart w:id="72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6"/>
        </w:numPr>
      </w:pPr>
      <w:r>
        <w:rPr>
          <w:b/>
          <w:bCs/>
        </w:rPr>
        <w:t xml:space="preserve">AI has more bandwidth</w:t>
      </w:r>
      <w:r>
        <w:t xml:space="preserve">: Copilot can review code immediately without competing priorities</w:t>
      </w:r>
    </w:p>
    <w:p>
      <w:pPr>
        <w:pStyle w:val="Compact"/>
        <w:numPr>
          <w:ilvl w:val="0"/>
          <w:numId w:val="1306"/>
        </w:numPr>
      </w:pPr>
      <w:r>
        <w:rPr>
          <w:b/>
          <w:bCs/>
        </w:rPr>
        <w:t xml:space="preserve">Catch common issues early</w:t>
      </w:r>
      <w:r>
        <w:t xml:space="preserve">: Copilot excels at identifying bugs, logic errors, security vulnerabilities, and style inconsistencies</w:t>
      </w:r>
    </w:p>
    <w:p>
      <w:pPr>
        <w:pStyle w:val="Compact"/>
        <w:numPr>
          <w:ilvl w:val="0"/>
          <w:numId w:val="130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6"/>
        </w:numPr>
      </w:pPr>
      <w:r>
        <w:rPr>
          <w:b/>
          <w:bCs/>
        </w:rPr>
        <w:t xml:space="preserve">Learn from feedback</w:t>
      </w:r>
      <w:r>
        <w:t xml:space="preserve">: Even experienced developers benefit from Copilot’s perspective on best practices and potential improvements</w:t>
      </w:r>
    </w:p>
    <w:p>
      <w:pPr>
        <w:pStyle w:val="Compact"/>
        <w:numPr>
          <w:ilvl w:val="0"/>
          <w:numId w:val="130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8"/>
        </w:numPr>
      </w:pPr>
      <w:r>
        <w:rPr>
          <w:b/>
          <w:bCs/>
        </w:rPr>
        <w:t xml:space="preserve">If the comment is incorrect or not applicable</w:t>
      </w:r>
      <w:r>
        <w:t xml:space="preserve">: Dismiss the comment with an explanation for why it doesn’t apply</w:t>
      </w:r>
    </w:p>
    <w:p>
      <w:pPr>
        <w:pStyle w:val="Compact"/>
        <w:numPr>
          <w:ilvl w:val="1"/>
          <w:numId w:val="1308"/>
        </w:numPr>
      </w:pPr>
      <w:r>
        <w:rPr>
          <w:b/>
          <w:bCs/>
        </w:rPr>
        <w:t xml:space="preserve">If you’re uncertain</w:t>
      </w:r>
      <w:r>
        <w:t xml:space="preserve">: Seek a second opinion from a human reviewer or do additional research</w:t>
      </w:r>
    </w:p>
    <w:p>
      <w:pPr>
        <w:numPr>
          <w:ilvl w:val="0"/>
          <w:numId w:val="130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1"/>
    <w:bookmarkStart w:id="72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0"/>
        </w:numPr>
      </w:pPr>
      <w:r>
        <w:rPr>
          <w:b/>
          <w:bCs/>
        </w:rPr>
        <w:t xml:space="preserve">PR author(s)</w:t>
      </w:r>
      <w:r>
        <w:t xml:space="preserve">: Makes commits to the PR branch (when Copilot creates commits, both Copilot and the prompter are co-authors)</w:t>
      </w:r>
    </w:p>
    <w:p>
      <w:pPr>
        <w:pStyle w:val="Compact"/>
        <w:numPr>
          <w:ilvl w:val="0"/>
          <w:numId w:val="131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0"/>
        </w:numPr>
      </w:pPr>
      <w:r>
        <w:rPr>
          <w:b/>
          <w:bCs/>
        </w:rPr>
        <w:t xml:space="preserve">PR reviewer(s)</w:t>
      </w:r>
      <w:r>
        <w:t xml:space="preserve">: Reviews the PR and provides feedback. The PR manager often also serves as the lead reviewer</w:t>
      </w:r>
    </w:p>
    <w:p>
      <w:pPr>
        <w:pStyle w:val="Compact"/>
        <w:numPr>
          <w:ilvl w:val="0"/>
          <w:numId w:val="131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1"/>
        </w:numPr>
      </w:pPr>
      <w:r>
        <w:t xml:space="preserve">The prompter may or may not be the same person who originally created the issue</w:t>
      </w:r>
    </w:p>
    <w:p>
      <w:pPr>
        <w:pStyle w:val="Compact"/>
        <w:numPr>
          <w:ilvl w:val="1"/>
          <w:numId w:val="1312"/>
        </w:numPr>
      </w:pPr>
      <w:r>
        <w:t xml:space="preserve">In projects with a user base, users often submit issues (bug reports, feature requests)</w:t>
      </w:r>
    </w:p>
    <w:p>
      <w:pPr>
        <w:pStyle w:val="Compact"/>
        <w:numPr>
          <w:ilvl w:val="1"/>
          <w:numId w:val="1312"/>
        </w:numPr>
      </w:pPr>
      <w:r>
        <w:t xml:space="preserve">A project maintainer then steps in, adds their perspective, and assigns the issue to Copilot</w:t>
      </w:r>
    </w:p>
    <w:p>
      <w:pPr>
        <w:pStyle w:val="Compact"/>
        <w:numPr>
          <w:ilvl w:val="1"/>
          <w:numId w:val="1312"/>
        </w:numPr>
      </w:pPr>
      <w:r>
        <w:t xml:space="preserve">In this case, the maintainer who assigned Copilot is the prompter, not the original issue creator</w:t>
      </w:r>
    </w:p>
    <w:p>
      <w:pPr>
        <w:pStyle w:val="Compact"/>
        <w:numPr>
          <w:ilvl w:val="0"/>
          <w:numId w:val="1311"/>
        </w:numPr>
      </w:pPr>
      <w:r>
        <w:t xml:space="preserve">Copilot created the PR with the prompter as co-author</w:t>
      </w:r>
    </w:p>
    <w:p>
      <w:pPr>
        <w:pStyle w:val="Compact"/>
        <w:numPr>
          <w:ilvl w:val="0"/>
          <w:numId w:val="1311"/>
        </w:numPr>
      </w:pPr>
      <w:r>
        <w:t xml:space="preserve">The prompter (now acting as PR manager) requested your review</w:t>
      </w:r>
    </w:p>
    <w:p>
      <w:pPr>
        <w:pStyle w:val="Compact"/>
        <w:numPr>
          <w:ilvl w:val="0"/>
          <w:numId w:val="131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4"/>
        </w:numPr>
      </w:pPr>
      <w:r>
        <w:t xml:space="preserve">Both options allow you to provide feedback without directly triggering Copilot</w:t>
      </w:r>
    </w:p>
    <w:p>
      <w:pPr>
        <w:pStyle w:val="Compact"/>
        <w:numPr>
          <w:ilvl w:val="0"/>
          <w:numId w:val="1313"/>
        </w:numPr>
      </w:pPr>
      <w:r>
        <w:rPr>
          <w:b/>
          <w:bCs/>
        </w:rPr>
        <w:t xml:space="preserve">Don’t ask Copilot to make changes directly</w:t>
      </w:r>
      <w:r>
        <w:t xml:space="preserve">:</w:t>
      </w:r>
    </w:p>
    <w:p>
      <w:pPr>
        <w:pStyle w:val="Compact"/>
        <w:numPr>
          <w:ilvl w:val="1"/>
          <w:numId w:val="1315"/>
        </w:numPr>
      </w:pPr>
      <w:r>
        <w:t xml:space="preserve">Avoid using features that would trigger Copilot to start working immediately</w:t>
      </w:r>
    </w:p>
    <w:p>
      <w:pPr>
        <w:pStyle w:val="Compact"/>
        <w:numPr>
          <w:ilvl w:val="1"/>
          <w:numId w:val="1315"/>
        </w:numPr>
      </w:pPr>
      <w:r>
        <w:t xml:space="preserve">Let the PR manager decide whether to ask Copilot to address your comments or make changes themselves</w:t>
      </w:r>
    </w:p>
    <w:p>
      <w:pPr>
        <w:pStyle w:val="Compact"/>
        <w:numPr>
          <w:ilvl w:val="0"/>
          <w:numId w:val="1313"/>
        </w:numPr>
      </w:pPr>
      <w:r>
        <w:rPr>
          <w:b/>
          <w:bCs/>
        </w:rPr>
        <w:t xml:space="preserve">Write clear, actionable comments</w:t>
      </w:r>
      <w:r>
        <w:t xml:space="preserve">:</w:t>
      </w:r>
    </w:p>
    <w:p>
      <w:pPr>
        <w:pStyle w:val="Compact"/>
        <w:numPr>
          <w:ilvl w:val="1"/>
          <w:numId w:val="1316"/>
        </w:numPr>
      </w:pPr>
      <w:r>
        <w:t xml:space="preserve">Explain what needs to change and why</w:t>
      </w:r>
    </w:p>
    <w:p>
      <w:pPr>
        <w:pStyle w:val="Compact"/>
        <w:numPr>
          <w:ilvl w:val="1"/>
          <w:numId w:val="1316"/>
        </w:numPr>
      </w:pPr>
      <w:r>
        <w:t xml:space="preserve">Suggest specific solutions when appropriate</w:t>
      </w:r>
    </w:p>
    <w:p>
      <w:pPr>
        <w:pStyle w:val="Compact"/>
        <w:numPr>
          <w:ilvl w:val="1"/>
          <w:numId w:val="131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7"/>
        </w:numPr>
      </w:pPr>
      <w:r>
        <w:rPr>
          <w:b/>
          <w:bCs/>
        </w:rPr>
        <w:t xml:space="preserve">Review all comments carefully</w:t>
      </w:r>
      <w:r>
        <w:t xml:space="preserve">:</w:t>
      </w:r>
    </w:p>
    <w:p>
      <w:pPr>
        <w:pStyle w:val="Compact"/>
        <w:numPr>
          <w:ilvl w:val="1"/>
          <w:numId w:val="1318"/>
        </w:numPr>
      </w:pPr>
      <w:r>
        <w:t xml:space="preserve">Decide which comments you agree with</w:t>
      </w:r>
    </w:p>
    <w:p>
      <w:pPr>
        <w:pStyle w:val="Compact"/>
        <w:numPr>
          <w:ilvl w:val="1"/>
          <w:numId w:val="1318"/>
        </w:numPr>
      </w:pPr>
      <w:r>
        <w:t xml:space="preserve">Dismiss or respond to comments you don’t entirely agree with</w:t>
      </w:r>
    </w:p>
    <w:p>
      <w:pPr>
        <w:pStyle w:val="Compact"/>
        <w:numPr>
          <w:ilvl w:val="1"/>
          <w:numId w:val="1318"/>
        </w:numPr>
      </w:pPr>
      <w:r>
        <w:t xml:space="preserve">This ensures Copilot only addresses feedback you’ve validated</w:t>
      </w:r>
    </w:p>
    <w:p>
      <w:pPr>
        <w:pStyle w:val="Compact"/>
        <w:numPr>
          <w:ilvl w:val="0"/>
          <w:numId w:val="1317"/>
        </w:numPr>
      </w:pPr>
      <w:r>
        <w:rPr>
          <w:b/>
          <w:bCs/>
        </w:rPr>
        <w:t xml:space="preserve">Choose how to address valid feedback</w:t>
      </w:r>
      <w:r>
        <w:t xml:space="preserve">:</w:t>
      </w:r>
    </w:p>
    <w:p>
      <w:pPr>
        <w:pStyle w:val="Compact"/>
        <w:numPr>
          <w:ilvl w:val="1"/>
          <w:numId w:val="1319"/>
        </w:numPr>
      </w:pPr>
      <w:r>
        <w:rPr>
          <w:b/>
          <w:bCs/>
        </w:rPr>
        <w:t xml:space="preserve">Option A</w:t>
      </w:r>
      <w:r>
        <w:t xml:space="preserve">: Make the changes yourself (faster for simple fixes)</w:t>
      </w:r>
    </w:p>
    <w:p>
      <w:pPr>
        <w:pStyle w:val="Compact"/>
        <w:numPr>
          <w:ilvl w:val="1"/>
          <w:numId w:val="1319"/>
        </w:numPr>
      </w:pPr>
      <w:r>
        <w:rPr>
          <w:b/>
          <w:bCs/>
        </w:rPr>
        <w:t xml:space="preserve">Option B</w:t>
      </w:r>
      <w:r>
        <w:t xml:space="preserve">: Ask Copilot to address the feedback (better for complex changes)</w:t>
      </w:r>
    </w:p>
    <w:p>
      <w:pPr>
        <w:pStyle w:val="Compact"/>
        <w:numPr>
          <w:ilvl w:val="1"/>
          <w:numId w:val="131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7"/>
        </w:numPr>
      </w:pPr>
      <w:r>
        <w:rPr>
          <w:b/>
          <w:bCs/>
        </w:rPr>
        <w:t xml:space="preserve">Maintain clear communication</w:t>
      </w:r>
      <w:r>
        <w:t xml:space="preserve">:</w:t>
      </w:r>
    </w:p>
    <w:p>
      <w:pPr>
        <w:pStyle w:val="Compact"/>
        <w:numPr>
          <w:ilvl w:val="1"/>
          <w:numId w:val="1320"/>
        </w:numPr>
      </w:pPr>
      <w:r>
        <w:t xml:space="preserve">Let reviewers know how you plan to address their feedback</w:t>
      </w:r>
    </w:p>
    <w:p>
      <w:pPr>
        <w:pStyle w:val="Compact"/>
        <w:numPr>
          <w:ilvl w:val="1"/>
          <w:numId w:val="1320"/>
        </w:numPr>
      </w:pPr>
      <w:r>
        <w:t xml:space="preserve">Mark conversations as resolved after addressing them</w:t>
      </w:r>
    </w:p>
    <w:p>
      <w:pPr>
        <w:pStyle w:val="Compact"/>
        <w:numPr>
          <w:ilvl w:val="1"/>
          <w:numId w:val="1320"/>
        </w:numPr>
      </w:pPr>
      <w:r>
        <w:t xml:space="preserve">Request re-review from humans after Copilot makes significant changes</w:t>
      </w:r>
    </w:p>
    <w:p>
      <w:pPr>
        <w:pStyle w:val="Compact"/>
        <w:numPr>
          <w:ilvl w:val="1"/>
          <w:numId w:val="132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1"/>
        </w:numPr>
      </w:pPr>
      <w:r>
        <w:t xml:space="preserve">The original PR manager is unavailable or on leave</w:t>
      </w:r>
    </w:p>
    <w:p>
      <w:pPr>
        <w:pStyle w:val="Compact"/>
        <w:numPr>
          <w:ilvl w:val="0"/>
          <w:numId w:val="1321"/>
        </w:numPr>
      </w:pPr>
      <w:r>
        <w:t xml:space="preserve">Someone with different expertise needs to guide the remaining work</w:t>
      </w:r>
    </w:p>
    <w:p>
      <w:pPr>
        <w:pStyle w:val="Compact"/>
        <w:numPr>
          <w:ilvl w:val="0"/>
          <w:numId w:val="1321"/>
        </w:numPr>
      </w:pPr>
      <w:r>
        <w:t xml:space="preserve">Responsibilities are being redistributed within the team</w:t>
      </w:r>
    </w:p>
    <w:p>
      <w:pPr>
        <w:pStyle w:val="FirstParagraph"/>
      </w:pPr>
      <w:r>
        <w:t xml:space="preserve">To transfer the PR manager role:</w:t>
      </w:r>
    </w:p>
    <w:p>
      <w:pPr>
        <w:pStyle w:val="Compact"/>
        <w:numPr>
          <w:ilvl w:val="0"/>
          <w:numId w:val="1322"/>
        </w:numPr>
      </w:pPr>
      <w:r>
        <w:t xml:space="preserve">The original PR manager should clearly communicate the handover to all reviewers</w:t>
      </w:r>
    </w:p>
    <w:p>
      <w:pPr>
        <w:pStyle w:val="Compact"/>
        <w:numPr>
          <w:ilvl w:val="0"/>
          <w:numId w:val="1322"/>
        </w:numPr>
      </w:pPr>
      <w:r>
        <w:t xml:space="preserve">The new PR manager should review the PR’s history and any open feedback</w:t>
      </w:r>
    </w:p>
    <w:p>
      <w:pPr>
        <w:pStyle w:val="Compact"/>
        <w:numPr>
          <w:ilvl w:val="0"/>
          <w:numId w:val="1322"/>
        </w:numPr>
      </w:pPr>
      <w:r>
        <w:t xml:space="preserve">The new PR manager should take over responding to Copilot and managing future iterations</w:t>
      </w:r>
    </w:p>
    <w:p>
      <w:pPr>
        <w:pStyle w:val="Compact"/>
        <w:numPr>
          <w:ilvl w:val="0"/>
          <w:numId w:val="132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2"/>
    <w:bookmarkEnd w:id="723"/>
    <w:bookmarkEnd w:id="724"/>
    <w:bookmarkStart w:id="734" w:name="checklists"/>
    <w:p>
      <w:pPr>
        <w:pStyle w:val="Heading1"/>
      </w:pPr>
      <w:r>
        <w:t xml:space="preserve">19. Checklists</w:t>
      </w:r>
    </w:p>
    <w:p>
      <w:pPr>
        <w:pStyle w:val="FirstParagraph"/>
      </w:pPr>
      <w:r>
        <w:t xml:space="preserve">Adapted by UCD-SeRG team from</w:t>
      </w:r>
      <w:r>
        <w:t xml:space="preserve"> </w:t>
      </w:r>
      <w:hyperlink r:id="rId725">
        <w:r>
          <w:rPr>
            <w:rStyle w:val="Hyperlink"/>
          </w:rPr>
          <w:t xml:space="preserve">original by Jade Benjamin-Chung</w:t>
        </w:r>
      </w:hyperlink>
    </w:p>
    <w:bookmarkStart w:id="726" w:name="pre-analysis-plan-checklist"/>
    <w:p>
      <w:pPr>
        <w:pStyle w:val="Heading2"/>
      </w:pPr>
      <w:r>
        <w:t xml:space="preserve">19.1 Pre-analysis plan checklist</w:t>
      </w:r>
    </w:p>
    <w:p>
      <w:pPr>
        <w:pStyle w:val="Compact"/>
        <w:numPr>
          <w:ilvl w:val="0"/>
          <w:numId w:val="1323"/>
        </w:numPr>
      </w:pPr>
      <w:r>
        <w:t xml:space="preserve">Brief background on the study (a condensed version of the introduction section of the paper)</w:t>
      </w:r>
    </w:p>
    <w:p>
      <w:pPr>
        <w:pStyle w:val="Compact"/>
        <w:numPr>
          <w:ilvl w:val="0"/>
          <w:numId w:val="1323"/>
        </w:numPr>
      </w:pPr>
      <w:r>
        <w:t xml:space="preserve">Hypotheses / objectives</w:t>
      </w:r>
    </w:p>
    <w:p>
      <w:pPr>
        <w:pStyle w:val="Compact"/>
        <w:numPr>
          <w:ilvl w:val="0"/>
          <w:numId w:val="1323"/>
        </w:numPr>
      </w:pPr>
      <w:r>
        <w:t xml:space="preserve">Study design</w:t>
      </w:r>
    </w:p>
    <w:p>
      <w:pPr>
        <w:pStyle w:val="Compact"/>
        <w:numPr>
          <w:ilvl w:val="0"/>
          <w:numId w:val="1323"/>
        </w:numPr>
      </w:pPr>
      <w:r>
        <w:t xml:space="preserve">Description of data</w:t>
      </w:r>
    </w:p>
    <w:p>
      <w:pPr>
        <w:pStyle w:val="Compact"/>
        <w:numPr>
          <w:ilvl w:val="0"/>
          <w:numId w:val="1323"/>
        </w:numPr>
      </w:pPr>
      <w:r>
        <w:t xml:space="preserve">Definition of outcomes</w:t>
      </w:r>
    </w:p>
    <w:p>
      <w:pPr>
        <w:pStyle w:val="Compact"/>
        <w:numPr>
          <w:ilvl w:val="0"/>
          <w:numId w:val="1323"/>
        </w:numPr>
      </w:pPr>
      <w:r>
        <w:t xml:space="preserve">Definition of interventions / exposures</w:t>
      </w:r>
    </w:p>
    <w:p>
      <w:pPr>
        <w:pStyle w:val="Compact"/>
        <w:numPr>
          <w:ilvl w:val="0"/>
          <w:numId w:val="1323"/>
        </w:numPr>
      </w:pPr>
      <w:r>
        <w:t xml:space="preserve">Definition of covariates</w:t>
      </w:r>
    </w:p>
    <w:p>
      <w:pPr>
        <w:pStyle w:val="Compact"/>
        <w:numPr>
          <w:ilvl w:val="0"/>
          <w:numId w:val="1323"/>
        </w:numPr>
      </w:pPr>
      <w:r>
        <w:t xml:space="preserve">Statistical power calculation</w:t>
      </w:r>
    </w:p>
    <w:p>
      <w:pPr>
        <w:pStyle w:val="Compact"/>
        <w:numPr>
          <w:ilvl w:val="0"/>
          <w:numId w:val="1323"/>
        </w:numPr>
      </w:pPr>
      <w:r>
        <w:t xml:space="preserve">Statistical model description</w:t>
      </w:r>
    </w:p>
    <w:p>
      <w:pPr>
        <w:pStyle w:val="Compact"/>
        <w:numPr>
          <w:ilvl w:val="0"/>
          <w:numId w:val="1323"/>
        </w:numPr>
      </w:pPr>
      <w:r>
        <w:t xml:space="preserve">Covariate selection / screening</w:t>
      </w:r>
    </w:p>
    <w:p>
      <w:pPr>
        <w:pStyle w:val="Compact"/>
        <w:numPr>
          <w:ilvl w:val="0"/>
          <w:numId w:val="1323"/>
        </w:numPr>
      </w:pPr>
      <w:r>
        <w:t xml:space="preserve">Standard error estimation method</w:t>
      </w:r>
    </w:p>
    <w:p>
      <w:pPr>
        <w:pStyle w:val="Compact"/>
        <w:numPr>
          <w:ilvl w:val="0"/>
          <w:numId w:val="1323"/>
        </w:numPr>
      </w:pPr>
      <w:r>
        <w:t xml:space="preserve">Missing data analysis</w:t>
      </w:r>
    </w:p>
    <w:p>
      <w:pPr>
        <w:pStyle w:val="Compact"/>
        <w:numPr>
          <w:ilvl w:val="0"/>
          <w:numId w:val="1323"/>
        </w:numPr>
      </w:pPr>
      <w:r>
        <w:t xml:space="preserve">Assessment of effect modification / subgroup analyses</w:t>
      </w:r>
    </w:p>
    <w:p>
      <w:pPr>
        <w:pStyle w:val="Compact"/>
        <w:numPr>
          <w:ilvl w:val="0"/>
          <w:numId w:val="1323"/>
        </w:numPr>
      </w:pPr>
      <w:r>
        <w:t xml:space="preserve">Sensitivity analyses</w:t>
      </w:r>
    </w:p>
    <w:p>
      <w:pPr>
        <w:pStyle w:val="Compact"/>
        <w:numPr>
          <w:ilvl w:val="0"/>
          <w:numId w:val="1323"/>
        </w:numPr>
      </w:pPr>
      <w:r>
        <w:t xml:space="preserve">Negative control analyses</w:t>
      </w:r>
    </w:p>
    <w:bookmarkEnd w:id="726"/>
    <w:bookmarkStart w:id="728" w:name="code-checklist"/>
    <w:p>
      <w:pPr>
        <w:pStyle w:val="Heading2"/>
      </w:pPr>
      <w:r>
        <w:t xml:space="preserve">19.2 Code checklist</w:t>
      </w:r>
    </w:p>
    <w:p>
      <w:pPr>
        <w:pStyle w:val="Compact"/>
        <w:numPr>
          <w:ilvl w:val="0"/>
          <w:numId w:val="1324"/>
        </w:numPr>
      </w:pPr>
      <w:r>
        <w:t xml:space="preserve">Does the script run without errors?</w:t>
      </w:r>
    </w:p>
    <w:p>
      <w:pPr>
        <w:pStyle w:val="Compact"/>
        <w:numPr>
          <w:ilvl w:val="0"/>
          <w:numId w:val="1324"/>
        </w:numPr>
      </w:pPr>
      <w:r>
        <w:t xml:space="preserve">Is code self-contained within repo and/or associated Box folder?</w:t>
      </w:r>
    </w:p>
    <w:p>
      <w:pPr>
        <w:pStyle w:val="Compact"/>
        <w:numPr>
          <w:ilvl w:val="0"/>
          <w:numId w:val="1324"/>
        </w:numPr>
      </w:pPr>
      <w:r>
        <w:t xml:space="preserve">Is all commented out code / remarks removed?</w:t>
      </w:r>
    </w:p>
    <w:p>
      <w:pPr>
        <w:pStyle w:val="Compact"/>
        <w:numPr>
          <w:ilvl w:val="0"/>
          <w:numId w:val="1324"/>
        </w:numPr>
      </w:pPr>
      <w:r>
        <w:t xml:space="preserve">Does the header accurately describe the process completed in the script?</w:t>
      </w:r>
    </w:p>
    <w:p>
      <w:pPr>
        <w:pStyle w:val="Compact"/>
        <w:numPr>
          <w:ilvl w:val="0"/>
          <w:numId w:val="1324"/>
        </w:numPr>
      </w:pPr>
      <w:r>
        <w:t xml:space="preserve">Is the script pushed to its github repository?</w:t>
      </w:r>
    </w:p>
    <w:p>
      <w:pPr>
        <w:pStyle w:val="Compact"/>
        <w:numPr>
          <w:ilvl w:val="0"/>
          <w:numId w:val="1324"/>
        </w:numPr>
      </w:pPr>
      <w:r>
        <w:t xml:space="preserve">Does the code adhere to the</w:t>
      </w:r>
      <w:r>
        <w:t xml:space="preserve"> </w:t>
      </w:r>
      <w:hyperlink r:id="rId727">
        <w:r>
          <w:rPr>
            <w:rStyle w:val="Hyperlink"/>
          </w:rPr>
          <w:t xml:space="preserve">coding style guide</w:t>
        </w:r>
      </w:hyperlink>
      <w:r>
        <w:t xml:space="preserve">?</w:t>
      </w:r>
    </w:p>
    <w:p>
      <w:pPr>
        <w:pStyle w:val="Compact"/>
        <w:numPr>
          <w:ilvl w:val="0"/>
          <w:numId w:val="1324"/>
        </w:numPr>
      </w:pPr>
      <w:r>
        <w:t xml:space="preserve">Are all warnings ignorable? Should any warnings be intentionally suppressed or addressed?</w:t>
      </w:r>
    </w:p>
    <w:bookmarkEnd w:id="728"/>
    <w:bookmarkStart w:id="73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5"/>
        </w:numPr>
      </w:pPr>
      <w:r>
        <w:t xml:space="preserve">Are the study results within the manuscript replicable (i.e., if you rerun the code in the study’s repository, the tables and figures will be exactly replicated?)</w:t>
      </w:r>
    </w:p>
    <w:p>
      <w:pPr>
        <w:pStyle w:val="Compact"/>
        <w:numPr>
          <w:ilvl w:val="0"/>
          <w:numId w:val="1325"/>
        </w:numPr>
      </w:pPr>
      <w:r>
        <w:t xml:space="preserve">Is a target journal selected?</w:t>
      </w:r>
    </w:p>
    <w:p>
      <w:pPr>
        <w:pStyle w:val="Compact"/>
        <w:numPr>
          <w:ilvl w:val="0"/>
          <w:numId w:val="1325"/>
        </w:numPr>
      </w:pPr>
      <w:r>
        <w:t xml:space="preserve">Is the title declarative, in other words, does it state the object/findings rather than suggest them?</w:t>
      </w:r>
    </w:p>
    <w:p>
      <w:pPr>
        <w:pStyle w:val="Compact"/>
        <w:numPr>
          <w:ilvl w:val="0"/>
          <w:numId w:val="1325"/>
        </w:numPr>
      </w:pPr>
      <w:r>
        <w:t xml:space="preserve">Is the word count of the manuscript close to the target journal’s allowance?</w:t>
      </w:r>
    </w:p>
    <w:p>
      <w:pPr>
        <w:pStyle w:val="Compact"/>
        <w:numPr>
          <w:ilvl w:val="0"/>
          <w:numId w:val="1325"/>
        </w:numPr>
      </w:pPr>
      <w:r>
        <w:t xml:space="preserve">Does the manuscript adhere to the formatting guide of the target journal?</w:t>
      </w:r>
    </w:p>
    <w:p>
      <w:pPr>
        <w:pStyle w:val="Compact"/>
        <w:numPr>
          <w:ilvl w:val="0"/>
          <w:numId w:val="1325"/>
        </w:numPr>
      </w:pPr>
      <w:r>
        <w:t xml:space="preserve">Does the manuscript use a consistent voice (passive or active – usually active is preferred … pun intended)?</w:t>
      </w:r>
    </w:p>
    <w:p>
      <w:pPr>
        <w:pStyle w:val="Compact"/>
        <w:numPr>
          <w:ilvl w:val="0"/>
          <w:numId w:val="1325"/>
        </w:numPr>
      </w:pPr>
      <w:r>
        <w:t xml:space="preserve">Is each figure and table (including supplementary material) referenced in the main text?</w:t>
      </w:r>
    </w:p>
    <w:p>
      <w:pPr>
        <w:pStyle w:val="Compact"/>
        <w:numPr>
          <w:ilvl w:val="0"/>
          <w:numId w:val="1325"/>
        </w:numPr>
      </w:pPr>
      <w:r>
        <w:t xml:space="preserve">Is there a caption for each figure and table (including supplementary material)?</w:t>
      </w:r>
    </w:p>
    <w:p>
      <w:pPr>
        <w:pStyle w:val="Compact"/>
        <w:numPr>
          <w:ilvl w:val="0"/>
          <w:numId w:val="1325"/>
        </w:numPr>
      </w:pPr>
      <w:r>
        <w:t xml:space="preserve">Are tables/figures and supplementary material numbered in accordance with their appearance in the main text?</w:t>
      </w:r>
    </w:p>
    <w:p>
      <w:pPr>
        <w:pStyle w:val="Compact"/>
        <w:numPr>
          <w:ilvl w:val="0"/>
          <w:numId w:val="1325"/>
        </w:numPr>
      </w:pPr>
      <w:r>
        <w:t xml:space="preserve">Does the text use past tense if it is reporting research findings or future tense if it is a study protocol?</w:t>
      </w:r>
    </w:p>
    <w:p>
      <w:pPr>
        <w:pStyle w:val="Compact"/>
        <w:numPr>
          <w:ilvl w:val="0"/>
          <w:numId w:val="132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5"/>
        </w:numPr>
      </w:pPr>
      <w:r>
        <w:t xml:space="preserve">Does the text use minimal abbreviations, and are all abbreviations defined at first use?</w:t>
      </w:r>
    </w:p>
    <w:p>
      <w:pPr>
        <w:pStyle w:val="Compact"/>
        <w:numPr>
          <w:ilvl w:val="0"/>
          <w:numId w:val="1325"/>
        </w:numPr>
      </w:pPr>
      <w:r>
        <w:t xml:space="preserve">Does the text avoid directionless words? (e.g., instead of writing, ‘Precipitation influences disease risk’, write, ‘Precipitation was associated with increased disease risk’).</w:t>
      </w:r>
    </w:p>
    <w:p>
      <w:pPr>
        <w:pStyle w:val="Compact"/>
        <w:numPr>
          <w:ilvl w:val="0"/>
          <w:numId w:val="132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29">
        <w:r>
          <w:rPr>
            <w:rStyle w:val="Hyperlink"/>
          </w:rPr>
          <w:t xml:space="preserve">here</w:t>
        </w:r>
      </w:hyperlink>
      <w:r>
        <w:t xml:space="preserve">)</w:t>
      </w:r>
    </w:p>
    <w:p>
      <w:pPr>
        <w:pStyle w:val="Compact"/>
        <w:numPr>
          <w:ilvl w:val="0"/>
          <w:numId w:val="132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0"/>
    <w:bookmarkStart w:id="733" w:name="figure-checklist"/>
    <w:p>
      <w:pPr>
        <w:pStyle w:val="Heading2"/>
      </w:pPr>
      <w:r>
        <w:t xml:space="preserve">19.4 Figure checklist</w:t>
      </w:r>
    </w:p>
    <w:p>
      <w:pPr>
        <w:pStyle w:val="Compact"/>
        <w:numPr>
          <w:ilvl w:val="0"/>
          <w:numId w:val="1326"/>
        </w:numPr>
      </w:pPr>
      <w:r>
        <w:t xml:space="preserve">Are the x-axis and y-axis labeled?</w:t>
      </w:r>
    </w:p>
    <w:p>
      <w:pPr>
        <w:pStyle w:val="Compact"/>
        <w:numPr>
          <w:ilvl w:val="0"/>
          <w:numId w:val="1326"/>
        </w:numPr>
      </w:pPr>
      <w:r>
        <w:t xml:space="preserve">If the figure includes panels, is each panel labeled?</w:t>
      </w:r>
    </w:p>
    <w:p>
      <w:pPr>
        <w:pStyle w:val="Compact"/>
        <w:numPr>
          <w:ilvl w:val="0"/>
          <w:numId w:val="1326"/>
        </w:numPr>
      </w:pPr>
      <w:r>
        <w:t xml:space="preserve">Are there sufficient numerical / text labels and breaks on the x-axis and y-axis?</w:t>
      </w:r>
    </w:p>
    <w:p>
      <w:pPr>
        <w:pStyle w:val="Compact"/>
        <w:numPr>
          <w:ilvl w:val="0"/>
          <w:numId w:val="1326"/>
        </w:numPr>
      </w:pPr>
      <w:r>
        <w:t xml:space="preserve">Is the font size appropriate (i.e., large enough to read, not so large that it distracts from the data presented in the figure?)</w:t>
      </w:r>
    </w:p>
    <w:p>
      <w:pPr>
        <w:pStyle w:val="Compact"/>
        <w:numPr>
          <w:ilvl w:val="0"/>
          <w:numId w:val="1326"/>
        </w:numPr>
      </w:pPr>
      <w:r>
        <w:t xml:space="preserve">Are the colors used colorblind friendly? See a colorblind-friendly palette</w:t>
      </w:r>
      <w:r>
        <w:t xml:space="preserve"> </w:t>
      </w:r>
      <w:hyperlink r:id="rId731">
        <w:r>
          <w:rPr>
            <w:rStyle w:val="Hyperlink"/>
          </w:rPr>
          <w:t xml:space="preserve">here</w:t>
        </w:r>
      </w:hyperlink>
      <w:r>
        <w:t xml:space="preserve">, a neat palette generator with colorblind options</w:t>
      </w:r>
      <w:r>
        <w:t xml:space="preserve"> </w:t>
      </w:r>
      <w:hyperlink r:id="rId73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6"/>
        </w:numPr>
      </w:pPr>
      <w:r>
        <w:t xml:space="preserve">Are colors/shapes/line types defined in a legend?</w:t>
      </w:r>
    </w:p>
    <w:p>
      <w:pPr>
        <w:pStyle w:val="Compact"/>
        <w:numPr>
          <w:ilvl w:val="0"/>
          <w:numId w:val="1326"/>
        </w:numPr>
      </w:pPr>
      <w:r>
        <w:t xml:space="preserve">Are the legends and other labels easy to understand with minimal abbreviations?</w:t>
      </w:r>
    </w:p>
    <w:p>
      <w:pPr>
        <w:pStyle w:val="Compact"/>
        <w:numPr>
          <w:ilvl w:val="0"/>
          <w:numId w:val="1326"/>
        </w:numPr>
      </w:pPr>
      <w:r>
        <w:t xml:space="preserve">If there is overplotting, is transparency used to show overlapping data?</w:t>
      </w:r>
    </w:p>
    <w:p>
      <w:pPr>
        <w:pStyle w:val="Compact"/>
        <w:numPr>
          <w:ilvl w:val="0"/>
          <w:numId w:val="1326"/>
        </w:numPr>
      </w:pPr>
      <w:r>
        <w:t xml:space="preserve">Are 95% confidence intervals or other measures of precision shown, if applicable?</w:t>
      </w:r>
    </w:p>
    <w:p>
      <w:r>
        <w:br w:type="page"/>
      </w:r>
    </w:p>
    <w:bookmarkEnd w:id="733"/>
    <w:bookmarkEnd w:id="734"/>
    <w:bookmarkStart w:id="778" w:name="resources-2"/>
    <w:p>
      <w:pPr>
        <w:pStyle w:val="Heading1"/>
      </w:pPr>
      <w:r>
        <w:t xml:space="preserve">20. Resources</w:t>
      </w:r>
    </w:p>
    <w:p>
      <w:pPr>
        <w:pStyle w:val="FirstParagraph"/>
      </w:pPr>
      <w:r>
        <w:t xml:space="preserve">Adapted by UCD-SeRG team from</w:t>
      </w:r>
      <w:r>
        <w:t xml:space="preserve"> </w:t>
      </w:r>
      <w:hyperlink r:id="rId735">
        <w:r>
          <w:rPr>
            <w:rStyle w:val="Hyperlink"/>
          </w:rPr>
          <w:t xml:space="preserve">original by Jade Benjamin-Chung and Kunal Mishra</w:t>
        </w:r>
      </w:hyperlink>
    </w:p>
    <w:bookmarkStart w:id="752" w:name="resources-for-r"/>
    <w:p>
      <w:pPr>
        <w:pStyle w:val="Heading2"/>
      </w:pPr>
      <w:r>
        <w:t xml:space="preserve">20.1 Resources for R</w:t>
      </w:r>
    </w:p>
    <w:bookmarkStart w:id="738" w:name="books-and-comprehensive-guides"/>
    <w:p>
      <w:pPr>
        <w:pStyle w:val="Heading3"/>
      </w:pPr>
      <w:r>
        <w:t xml:space="preserve">20.1.1 Books and Comprehensive Guides</w:t>
      </w:r>
    </w:p>
    <w:p>
      <w:pPr>
        <w:pStyle w:val="Compact"/>
        <w:numPr>
          <w:ilvl w:val="0"/>
          <w:numId w:val="132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7"/>
        </w:numPr>
      </w:pPr>
      <w:hyperlink r:id="rId736">
        <w:r>
          <w:rPr>
            <w:rStyle w:val="Hyperlink"/>
          </w:rPr>
          <w:t xml:space="preserve">Awesome R Package Development Tools</w:t>
        </w:r>
      </w:hyperlink>
      <w:r>
        <w:t xml:space="preserve"> </w:t>
      </w:r>
      <w:r>
        <w:t xml:space="preserve">- curated list of tools for R package development</w:t>
      </w:r>
    </w:p>
    <w:p>
      <w:pPr>
        <w:pStyle w:val="Compact"/>
        <w:numPr>
          <w:ilvl w:val="0"/>
          <w:numId w:val="132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7"/>
        </w:numPr>
      </w:pPr>
      <w:hyperlink r:id="rId737">
        <w:r>
          <w:rPr>
            <w:rStyle w:val="Hyperlink"/>
          </w:rPr>
          <w:t xml:space="preserve">Jade’s R-for-epi course</w:t>
        </w:r>
      </w:hyperlink>
    </w:p>
    <w:bookmarkEnd w:id="738"/>
    <w:bookmarkStart w:id="743"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8"/>
        </w:numPr>
      </w:pPr>
      <w:hyperlink r:id="rId739">
        <w:r>
          <w:rPr>
            <w:rStyle w:val="Hyperlink"/>
          </w:rPr>
          <w:t xml:space="preserve">Workshop Index</w:t>
        </w:r>
      </w:hyperlink>
      <w:r>
        <w:t xml:space="preserve"> </w:t>
      </w:r>
      <w:r>
        <w:t xml:space="preserve">- comprehensive catalog of all DataLab workshops</w:t>
      </w:r>
    </w:p>
    <w:p>
      <w:pPr>
        <w:pStyle w:val="Compact"/>
        <w:numPr>
          <w:ilvl w:val="0"/>
          <w:numId w:val="1328"/>
        </w:numPr>
      </w:pPr>
      <w:hyperlink r:id="rId740">
        <w:r>
          <w:rPr>
            <w:rStyle w:val="Hyperlink"/>
          </w:rPr>
          <w:t xml:space="preserve">R Basics Workshop</w:t>
        </w:r>
      </w:hyperlink>
      <w:r>
        <w:t xml:space="preserve"> </w:t>
      </w:r>
      <w:r>
        <w:t xml:space="preserve">- foundational R programming for beginners</w:t>
      </w:r>
    </w:p>
    <w:p>
      <w:pPr>
        <w:pStyle w:val="Compact"/>
        <w:numPr>
          <w:ilvl w:val="0"/>
          <w:numId w:val="1328"/>
        </w:numPr>
      </w:pPr>
      <w:hyperlink r:id="rId741">
        <w:r>
          <w:rPr>
            <w:rStyle w:val="Hyperlink"/>
          </w:rPr>
          <w:t xml:space="preserve">Research Toolkits</w:t>
        </w:r>
      </w:hyperlink>
      <w:r>
        <w:t xml:space="preserve"> </w:t>
      </w:r>
      <w:r>
        <w:t xml:space="preserve">- in-depth guides for research tools and methods</w:t>
      </w:r>
    </w:p>
    <w:p>
      <w:pPr>
        <w:pStyle w:val="Compact"/>
        <w:numPr>
          <w:ilvl w:val="0"/>
          <w:numId w:val="1328"/>
        </w:numPr>
      </w:pPr>
      <w:hyperlink r:id="rId742">
        <w:r>
          <w:rPr>
            <w:rStyle w:val="Hyperlink"/>
          </w:rPr>
          <w:t xml:space="preserve">Install Guides</w:t>
        </w:r>
      </w:hyperlink>
      <w:r>
        <w:t xml:space="preserve"> </w:t>
      </w:r>
      <w:r>
        <w:t xml:space="preserve">- setup instructions for data science software</w:t>
      </w:r>
    </w:p>
    <w:bookmarkEnd w:id="743"/>
    <w:bookmarkStart w:id="748" w:name="cheat-sheets"/>
    <w:p>
      <w:pPr>
        <w:pStyle w:val="Heading3"/>
      </w:pPr>
      <w:r>
        <w:t xml:space="preserve">20.1.3 Cheat Sheets</w:t>
      </w:r>
    </w:p>
    <w:p>
      <w:pPr>
        <w:pStyle w:val="Compact"/>
        <w:numPr>
          <w:ilvl w:val="0"/>
          <w:numId w:val="1329"/>
        </w:numPr>
      </w:pPr>
      <w:hyperlink r:id="rId744">
        <w:r>
          <w:rPr>
            <w:rStyle w:val="Hyperlink"/>
          </w:rPr>
          <w:t xml:space="preserve">dplyr and tidyr cheat sheet</w:t>
        </w:r>
      </w:hyperlink>
    </w:p>
    <w:p>
      <w:pPr>
        <w:pStyle w:val="Compact"/>
        <w:numPr>
          <w:ilvl w:val="0"/>
          <w:numId w:val="1329"/>
        </w:numPr>
      </w:pPr>
      <w:hyperlink r:id="rId745">
        <w:r>
          <w:rPr>
            <w:rStyle w:val="Hyperlink"/>
          </w:rPr>
          <w:t xml:space="preserve">ggplot cheat sheet</w:t>
        </w:r>
      </w:hyperlink>
    </w:p>
    <w:p>
      <w:pPr>
        <w:pStyle w:val="Compact"/>
        <w:numPr>
          <w:ilvl w:val="0"/>
          <w:numId w:val="1329"/>
        </w:numPr>
      </w:pPr>
      <w:hyperlink r:id="rId746">
        <w:r>
          <w:rPr>
            <w:rStyle w:val="Hyperlink"/>
          </w:rPr>
          <w:t xml:space="preserve">data table cheat sheet</w:t>
        </w:r>
      </w:hyperlink>
    </w:p>
    <w:p>
      <w:pPr>
        <w:pStyle w:val="Compact"/>
        <w:numPr>
          <w:ilvl w:val="0"/>
          <w:numId w:val="1329"/>
        </w:numPr>
      </w:pPr>
      <w:hyperlink r:id="rId747">
        <w:r>
          <w:rPr>
            <w:rStyle w:val="Hyperlink"/>
          </w:rPr>
          <w:t xml:space="preserve">RMarkdown cheat sheet</w:t>
        </w:r>
      </w:hyperlink>
    </w:p>
    <w:bookmarkEnd w:id="748"/>
    <w:bookmarkStart w:id="750" w:name="style-and-best-practices"/>
    <w:p>
      <w:pPr>
        <w:pStyle w:val="Heading3"/>
      </w:pPr>
      <w:r>
        <w:t xml:space="preserve">20.1.4 Style and Best Practices</w:t>
      </w:r>
    </w:p>
    <w:p>
      <w:pPr>
        <w:pStyle w:val="Compact"/>
        <w:numPr>
          <w:ilvl w:val="0"/>
          <w:numId w:val="1330"/>
        </w:numPr>
      </w:pPr>
      <w:hyperlink r:id="rId749">
        <w:r>
          <w:rPr>
            <w:rStyle w:val="Hyperlink"/>
          </w:rPr>
          <w:t xml:space="preserve">Hadley Wickham’s R Style Guide</w:t>
        </w:r>
      </w:hyperlink>
    </w:p>
    <w:bookmarkEnd w:id="750"/>
    <w:bookmarkStart w:id="751" w:name="tidy-evaluation-resources"/>
    <w:p>
      <w:pPr>
        <w:pStyle w:val="Heading3"/>
      </w:pPr>
      <w:r>
        <w:t xml:space="preserve">20.1.5 Tidy Evaluation Resources</w:t>
      </w:r>
    </w:p>
    <w:p>
      <w:pPr>
        <w:pStyle w:val="Compact"/>
        <w:numPr>
          <w:ilvl w:val="0"/>
          <w:numId w:val="1331"/>
        </w:numPr>
      </w:pPr>
      <w:hyperlink r:id="rId229">
        <w:r>
          <w:rPr>
            <w:rStyle w:val="Hyperlink"/>
          </w:rPr>
          <w:t xml:space="preserve">Tidy Eval in 5 Minutes</w:t>
        </w:r>
      </w:hyperlink>
      <w:r>
        <w:t xml:space="preserve"> </w:t>
      </w:r>
      <w:r>
        <w:t xml:space="preserve">(video)</w:t>
      </w:r>
    </w:p>
    <w:p>
      <w:pPr>
        <w:pStyle w:val="Compact"/>
        <w:numPr>
          <w:ilvl w:val="0"/>
          <w:numId w:val="1331"/>
        </w:numPr>
      </w:pPr>
      <w:hyperlink r:id="rId227">
        <w:r>
          <w:rPr>
            <w:rStyle w:val="Hyperlink"/>
          </w:rPr>
          <w:t xml:space="preserve">Tidy Evaluation</w:t>
        </w:r>
      </w:hyperlink>
      <w:r>
        <w:t xml:space="preserve"> </w:t>
      </w:r>
      <w:r>
        <w:t xml:space="preserve">(e-book)</w:t>
      </w:r>
    </w:p>
    <w:p>
      <w:pPr>
        <w:pStyle w:val="Compact"/>
        <w:numPr>
          <w:ilvl w:val="0"/>
          <w:numId w:val="1331"/>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1"/>
        </w:numPr>
      </w:pPr>
      <w:hyperlink r:id="rId232">
        <w:r>
          <w:rPr>
            <w:rStyle w:val="Hyperlink"/>
          </w:rPr>
          <w:t xml:space="preserve">Standard Evaluation for *_join</w:t>
        </w:r>
      </w:hyperlink>
      <w:r>
        <w:t xml:space="preserve"> </w:t>
      </w:r>
      <w:r>
        <w:t xml:space="preserve">(stackoverflow)</w:t>
      </w:r>
    </w:p>
    <w:p>
      <w:pPr>
        <w:pStyle w:val="Compact"/>
        <w:numPr>
          <w:ilvl w:val="0"/>
          <w:numId w:val="1331"/>
        </w:numPr>
      </w:pPr>
      <w:hyperlink r:id="rId227">
        <w:r>
          <w:rPr>
            <w:rStyle w:val="Hyperlink"/>
          </w:rPr>
          <w:t xml:space="preserve">Programming with dplyr</w:t>
        </w:r>
      </w:hyperlink>
      <w:r>
        <w:t xml:space="preserve"> </w:t>
      </w:r>
      <w:r>
        <w:t xml:space="preserve">(package vignette)</w:t>
      </w:r>
    </w:p>
    <w:bookmarkEnd w:id="751"/>
    <w:bookmarkEnd w:id="752"/>
    <w:bookmarkStart w:id="754" w:name="resources-for-git-github"/>
    <w:p>
      <w:pPr>
        <w:pStyle w:val="Heading2"/>
      </w:pPr>
      <w:r>
        <w:t xml:space="preserve">20.2 Resources for Git &amp; Github</w:t>
      </w:r>
    </w:p>
    <w:p>
      <w:pPr>
        <w:pStyle w:val="Compact"/>
        <w:numPr>
          <w:ilvl w:val="0"/>
          <w:numId w:val="13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2"/>
        </w:numPr>
      </w:pPr>
      <w:hyperlink r:id="rId753">
        <w:r>
          <w:rPr>
            <w:rStyle w:val="Hyperlink"/>
          </w:rPr>
          <w:t xml:space="preserve">GitHub Skills: Introduction to GitHub</w:t>
        </w:r>
      </w:hyperlink>
    </w:p>
    <w:p>
      <w:pPr>
        <w:pStyle w:val="Compact"/>
        <w:numPr>
          <w:ilvl w:val="0"/>
          <w:numId w:val="1332"/>
        </w:numPr>
      </w:pPr>
      <w:hyperlink r:id="rId425">
        <w:r>
          <w:rPr>
            <w:rStyle w:val="Hyperlink"/>
          </w:rPr>
          <w:t xml:space="preserve">UC Davis DataLab Git Sandbox</w:t>
        </w:r>
      </w:hyperlink>
      <w:r>
        <w:t xml:space="preserve"> </w:t>
      </w:r>
      <w:r>
        <w:t xml:space="preserve">- hands-on Git practice repository</w:t>
      </w:r>
    </w:p>
    <w:bookmarkEnd w:id="754"/>
    <w:bookmarkStart w:id="757" w:name="resources-for-python"/>
    <w:p>
      <w:pPr>
        <w:pStyle w:val="Heading2"/>
      </w:pPr>
      <w:r>
        <w:t xml:space="preserve">20.3 Resources for Python</w:t>
      </w:r>
    </w:p>
    <w:p>
      <w:pPr>
        <w:pStyle w:val="Compact"/>
        <w:numPr>
          <w:ilvl w:val="0"/>
          <w:numId w:val="1333"/>
        </w:numPr>
      </w:pPr>
      <w:hyperlink r:id="rId755">
        <w:r>
          <w:rPr>
            <w:rStyle w:val="Hyperlink"/>
          </w:rPr>
          <w:t xml:space="preserve">UC Davis DataLab Python Basics Workshop</w:t>
        </w:r>
      </w:hyperlink>
      <w:r>
        <w:t xml:space="preserve"> </w:t>
      </w:r>
      <w:r>
        <w:t xml:space="preserve">- foundational Python programming</w:t>
      </w:r>
    </w:p>
    <w:p>
      <w:pPr>
        <w:pStyle w:val="Compact"/>
        <w:numPr>
          <w:ilvl w:val="0"/>
          <w:numId w:val="1333"/>
        </w:numPr>
      </w:pPr>
      <w:hyperlink r:id="rId756">
        <w:r>
          <w:rPr>
            <w:rStyle w:val="Hyperlink"/>
          </w:rPr>
          <w:t xml:space="preserve">Natural Language Processing with Python</w:t>
        </w:r>
      </w:hyperlink>
      <w:r>
        <w:t xml:space="preserve"> </w:t>
      </w:r>
      <w:r>
        <w:t xml:space="preserve">- text analysis and NLP techniques</w:t>
      </w:r>
    </w:p>
    <w:bookmarkEnd w:id="757"/>
    <w:bookmarkStart w:id="759" w:name="resources-for-julia"/>
    <w:p>
      <w:pPr>
        <w:pStyle w:val="Heading2"/>
      </w:pPr>
      <w:r>
        <w:t xml:space="preserve">20.4 Resources for Julia</w:t>
      </w:r>
    </w:p>
    <w:p>
      <w:pPr>
        <w:pStyle w:val="Compact"/>
        <w:numPr>
          <w:ilvl w:val="0"/>
          <w:numId w:val="1334"/>
        </w:numPr>
      </w:pPr>
      <w:hyperlink r:id="rId758">
        <w:r>
          <w:rPr>
            <w:rStyle w:val="Hyperlink"/>
          </w:rPr>
          <w:t xml:space="preserve">UC Davis Julia Users Group Julia Basics Workshop</w:t>
        </w:r>
      </w:hyperlink>
      <w:r>
        <w:t xml:space="preserve"> </w:t>
      </w:r>
      <w:r>
        <w:t xml:space="preserve">- foundational Julia programming</w:t>
      </w:r>
    </w:p>
    <w:bookmarkEnd w:id="759"/>
    <w:bookmarkStart w:id="760" w:name="scientific-figures"/>
    <w:p>
      <w:pPr>
        <w:pStyle w:val="Heading2"/>
      </w:pPr>
      <w:r>
        <w:t xml:space="preserve">20.5 Scientific figures</w:t>
      </w:r>
    </w:p>
    <w:p>
      <w:pPr>
        <w:pStyle w:val="Compact"/>
        <w:numPr>
          <w:ilvl w:val="0"/>
          <w:numId w:val="1335"/>
        </w:numPr>
      </w:pPr>
      <w:r>
        <w:t xml:space="preserve">Ten Simple Rules for Better Figures</w:t>
      </w:r>
      <w:r>
        <w:t xml:space="preserve"> </w:t>
      </w:r>
      <w:r>
        <w:t xml:space="preserve">(Rougier et al. 2014)</w:t>
      </w:r>
    </w:p>
    <w:bookmarkEnd w:id="760"/>
    <w:bookmarkStart w:id="764" w:name="writing"/>
    <w:p>
      <w:pPr>
        <w:pStyle w:val="Heading2"/>
      </w:pPr>
      <w:r>
        <w:t xml:space="preserve">20.6 Writing</w:t>
      </w:r>
    </w:p>
    <w:p>
      <w:pPr>
        <w:pStyle w:val="Compact"/>
        <w:numPr>
          <w:ilvl w:val="0"/>
          <w:numId w:val="1336"/>
        </w:numPr>
      </w:pPr>
      <w:r>
        <w:t xml:space="preserve">Unpacking the Scientific Toolbox</w:t>
      </w:r>
      <w:r>
        <w:t xml:space="preserve"> </w:t>
      </w:r>
      <w:r>
        <w:t xml:space="preserve">(Silbiger and Stubler 2019)</w:t>
      </w:r>
    </w:p>
    <w:p>
      <w:pPr>
        <w:pStyle w:val="Compact"/>
        <w:numPr>
          <w:ilvl w:val="0"/>
          <w:numId w:val="1336"/>
        </w:numPr>
      </w:pPr>
      <w:r>
        <w:t xml:space="preserve">ICMJE Definition of authorship</w:t>
      </w:r>
      <w:r>
        <w:t xml:space="preserve"> </w:t>
      </w:r>
      <w:r>
        <w:t xml:space="preserve">(International Committee of Medical Journal Editors, n.d.)</w:t>
      </w:r>
    </w:p>
    <w:p>
      <w:pPr>
        <w:pStyle w:val="Compact"/>
        <w:numPr>
          <w:ilvl w:val="0"/>
          <w:numId w:val="1336"/>
        </w:numPr>
      </w:pPr>
      <w:r>
        <w:t xml:space="preserve">Computational science: …why scientific programming does not compute</w:t>
      </w:r>
      <w:r>
        <w:t xml:space="preserve"> </w:t>
      </w:r>
      <w:r>
        <w:t xml:space="preserve">(Merali and Giles 2010)</w:t>
      </w:r>
    </w:p>
    <w:p>
      <w:pPr>
        <w:pStyle w:val="Compact"/>
        <w:numPr>
          <w:ilvl w:val="0"/>
          <w:numId w:val="1336"/>
        </w:numPr>
      </w:pPr>
      <w:hyperlink r:id="rId761">
        <w:r>
          <w:rPr>
            <w:rStyle w:val="Hyperlink"/>
          </w:rPr>
          <w:t xml:space="preserve">The Pathway to Publishing: A Guide to Quantitative Writing in the Health Sciences</w:t>
        </w:r>
      </w:hyperlink>
    </w:p>
    <w:p>
      <w:pPr>
        <w:pStyle w:val="Compact"/>
        <w:numPr>
          <w:ilvl w:val="0"/>
          <w:numId w:val="1336"/>
        </w:numPr>
      </w:pPr>
      <w:hyperlink r:id="rId76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6"/>
        </w:numPr>
      </w:pPr>
      <w:hyperlink r:id="rId763">
        <w:r>
          <w:rPr>
            <w:rStyle w:val="Hyperlink"/>
          </w:rPr>
          <w:t xml:space="preserve">Secret, actionable writing tips</w:t>
        </w:r>
      </w:hyperlink>
    </w:p>
    <w:bookmarkEnd w:id="764"/>
    <w:bookmarkStart w:id="768" w:name="presentations"/>
    <w:p>
      <w:pPr>
        <w:pStyle w:val="Heading2"/>
      </w:pPr>
      <w:r>
        <w:t xml:space="preserve">20.7 Presentations</w:t>
      </w:r>
    </w:p>
    <w:p>
      <w:pPr>
        <w:pStyle w:val="Compact"/>
        <w:numPr>
          <w:ilvl w:val="0"/>
          <w:numId w:val="1337"/>
        </w:numPr>
      </w:pPr>
      <w:r>
        <w:t xml:space="preserve">How to tell a compelling story in scientific presentations</w:t>
      </w:r>
      <w:r>
        <w:t xml:space="preserve"> </w:t>
      </w:r>
      <w:r>
        <w:t xml:space="preserve">(Van Noorden 2021)</w:t>
      </w:r>
    </w:p>
    <w:p>
      <w:pPr>
        <w:pStyle w:val="Compact"/>
        <w:numPr>
          <w:ilvl w:val="0"/>
          <w:numId w:val="1337"/>
        </w:numPr>
      </w:pPr>
      <w:hyperlink r:id="rId765">
        <w:r>
          <w:rPr>
            <w:rStyle w:val="Hyperlink"/>
          </w:rPr>
          <w:t xml:space="preserve">How to give a killer narratively-driven scientific talk</w:t>
        </w:r>
      </w:hyperlink>
    </w:p>
    <w:p>
      <w:pPr>
        <w:pStyle w:val="Compact"/>
        <w:numPr>
          <w:ilvl w:val="0"/>
          <w:numId w:val="1337"/>
        </w:numPr>
      </w:pPr>
      <w:hyperlink r:id="rId766">
        <w:r>
          <w:rPr>
            <w:rStyle w:val="Hyperlink"/>
          </w:rPr>
          <w:t xml:space="preserve">How to make a better poster</w:t>
        </w:r>
      </w:hyperlink>
    </w:p>
    <w:p>
      <w:pPr>
        <w:pStyle w:val="Compact"/>
        <w:numPr>
          <w:ilvl w:val="0"/>
          <w:numId w:val="1337"/>
        </w:numPr>
      </w:pPr>
      <w:hyperlink r:id="rId767">
        <w:r>
          <w:rPr>
            <w:rStyle w:val="Hyperlink"/>
          </w:rPr>
          <w:t xml:space="preserve">How to make an even better poster</w:t>
        </w:r>
      </w:hyperlink>
    </w:p>
    <w:bookmarkEnd w:id="768"/>
    <w:bookmarkStart w:id="771" w:name="professional-advice"/>
    <w:p>
      <w:pPr>
        <w:pStyle w:val="Heading2"/>
      </w:pPr>
      <w:r>
        <w:t xml:space="preserve">20.8 Professional advice</w:t>
      </w:r>
    </w:p>
    <w:p>
      <w:pPr>
        <w:pStyle w:val="Compact"/>
        <w:numPr>
          <w:ilvl w:val="0"/>
          <w:numId w:val="1338"/>
        </w:numPr>
      </w:pPr>
      <w:hyperlink r:id="rId769">
        <w:r>
          <w:rPr>
            <w:rStyle w:val="Hyperlink"/>
          </w:rPr>
          <w:t xml:space="preserve">Professional advice, especially for your first job</w:t>
        </w:r>
      </w:hyperlink>
    </w:p>
    <w:p>
      <w:pPr>
        <w:pStyle w:val="Compact"/>
        <w:numPr>
          <w:ilvl w:val="0"/>
          <w:numId w:val="1338"/>
        </w:numPr>
      </w:pPr>
      <w:hyperlink r:id="rId770">
        <w:r>
          <w:rPr>
            <w:rStyle w:val="Hyperlink"/>
          </w:rPr>
          <w:t xml:space="preserve">Team Public Health Substack</w:t>
        </w:r>
      </w:hyperlink>
    </w:p>
    <w:bookmarkEnd w:id="771"/>
    <w:bookmarkStart w:id="774" w:name="funding"/>
    <w:p>
      <w:pPr>
        <w:pStyle w:val="Heading2"/>
      </w:pPr>
      <w:r>
        <w:t xml:space="preserve">20.9 Funding</w:t>
      </w:r>
    </w:p>
    <w:p>
      <w:pPr>
        <w:pStyle w:val="Compact"/>
        <w:numPr>
          <w:ilvl w:val="0"/>
          <w:numId w:val="1339"/>
        </w:numPr>
      </w:pPr>
      <w:hyperlink r:id="rId772">
        <w:r>
          <w:rPr>
            <w:rStyle w:val="Hyperlink"/>
          </w:rPr>
          <w:t xml:space="preserve">Building Your Funding Train</w:t>
        </w:r>
      </w:hyperlink>
    </w:p>
    <w:p>
      <w:pPr>
        <w:pStyle w:val="Compact"/>
        <w:numPr>
          <w:ilvl w:val="0"/>
          <w:numId w:val="1339"/>
        </w:numPr>
      </w:pPr>
      <w:hyperlink r:id="rId773">
        <w:r>
          <w:rPr>
            <w:rStyle w:val="Hyperlink"/>
          </w:rPr>
          <w:t xml:space="preserve">NIH Grant Writing Resources</w:t>
        </w:r>
      </w:hyperlink>
    </w:p>
    <w:bookmarkEnd w:id="774"/>
    <w:bookmarkStart w:id="777" w:name="ethics-and-global-health-research"/>
    <w:p>
      <w:pPr>
        <w:pStyle w:val="Heading2"/>
      </w:pPr>
      <w:r>
        <w:t xml:space="preserve">20.10 Ethics and global health research</w:t>
      </w:r>
    </w:p>
    <w:p>
      <w:pPr>
        <w:pStyle w:val="Compact"/>
        <w:numPr>
          <w:ilvl w:val="0"/>
          <w:numId w:val="1340"/>
        </w:numPr>
      </w:pPr>
      <w:hyperlink r:id="rId775">
        <w:r>
          <w:rPr>
            <w:rStyle w:val="Hyperlink"/>
          </w:rPr>
          <w:t xml:space="preserve">Global Code of Conduct For Research in Resource-Poor Settings</w:t>
        </w:r>
      </w:hyperlink>
    </w:p>
    <w:p>
      <w:pPr>
        <w:pStyle w:val="Compact"/>
        <w:numPr>
          <w:ilvl w:val="0"/>
          <w:numId w:val="134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0"/>
        </w:numPr>
      </w:pPr>
      <w:hyperlink r:id="rId776">
        <w:r>
          <w:rPr>
            <w:rStyle w:val="Hyperlink"/>
          </w:rPr>
          <w:t xml:space="preserve">Transforming Global Health Partnerships</w:t>
        </w:r>
      </w:hyperlink>
    </w:p>
    <w:p>
      <w:r>
        <w:br w:type="page"/>
      </w:r>
    </w:p>
    <w:bookmarkEnd w:id="777"/>
    <w:bookmarkEnd w:id="778"/>
    <w:bookmarkStart w:id="806" w:name="professional-development"/>
    <w:p>
      <w:pPr>
        <w:pStyle w:val="Heading1"/>
      </w:pPr>
      <w:r>
        <w:t xml:space="preserve">21. Professional Development</w:t>
      </w:r>
    </w:p>
    <w:p>
      <w:pPr>
        <w:pStyle w:val="FirstParagraph"/>
      </w:pPr>
      <w:r>
        <w:t xml:space="preserve">Adapted by UCD-SeRG team from</w:t>
      </w:r>
      <w:r>
        <w:t xml:space="preserve"> </w:t>
      </w:r>
      <w:hyperlink r:id="rId779">
        <w:r>
          <w:rPr>
            <w:rStyle w:val="Hyperlink"/>
          </w:rPr>
          <w:t xml:space="preserve">original by Jade Benjamin-Chung</w:t>
        </w:r>
      </w:hyperlink>
    </w:p>
    <w:bookmarkStart w:id="78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1"/>
        </w:numPr>
      </w:pPr>
      <w:r>
        <w:t xml:space="preserve">Regular, open communication between mentees and mentors</w:t>
      </w:r>
    </w:p>
    <w:p>
      <w:pPr>
        <w:pStyle w:val="Compact"/>
        <w:numPr>
          <w:ilvl w:val="0"/>
          <w:numId w:val="1341"/>
        </w:numPr>
      </w:pPr>
      <w:r>
        <w:t xml:space="preserve">Mutual respect and trust</w:t>
      </w:r>
    </w:p>
    <w:p>
      <w:pPr>
        <w:pStyle w:val="Compact"/>
        <w:numPr>
          <w:ilvl w:val="0"/>
          <w:numId w:val="1341"/>
        </w:numPr>
      </w:pPr>
      <w:r>
        <w:t xml:space="preserve">Clear expectations and goals</w:t>
      </w:r>
    </w:p>
    <w:p>
      <w:pPr>
        <w:pStyle w:val="Compact"/>
        <w:numPr>
          <w:ilvl w:val="0"/>
          <w:numId w:val="1341"/>
        </w:numPr>
      </w:pPr>
      <w:r>
        <w:t xml:space="preserve">Constructive feedback</w:t>
      </w:r>
    </w:p>
    <w:p>
      <w:pPr>
        <w:pStyle w:val="Compact"/>
        <w:numPr>
          <w:ilvl w:val="0"/>
          <w:numId w:val="1341"/>
        </w:numPr>
      </w:pPr>
      <w:r>
        <w:t xml:space="preserve">Support for both research and career development</w:t>
      </w:r>
    </w:p>
    <w:bookmarkEnd w:id="780"/>
    <w:bookmarkStart w:id="78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2"/>
        </w:numPr>
      </w:pPr>
      <w:r>
        <w:t xml:space="preserve">Short-term and long-term career goals</w:t>
      </w:r>
    </w:p>
    <w:p>
      <w:pPr>
        <w:pStyle w:val="Compact"/>
        <w:numPr>
          <w:ilvl w:val="0"/>
          <w:numId w:val="1342"/>
        </w:numPr>
      </w:pPr>
      <w:r>
        <w:t xml:space="preserve">Skills to develop</w:t>
      </w:r>
    </w:p>
    <w:p>
      <w:pPr>
        <w:pStyle w:val="Compact"/>
        <w:numPr>
          <w:ilvl w:val="0"/>
          <w:numId w:val="1342"/>
        </w:numPr>
      </w:pPr>
      <w:r>
        <w:t xml:space="preserve">Training needs and opportunities</w:t>
      </w:r>
    </w:p>
    <w:p>
      <w:pPr>
        <w:pStyle w:val="Compact"/>
        <w:numPr>
          <w:ilvl w:val="0"/>
          <w:numId w:val="1342"/>
        </w:numPr>
      </w:pPr>
      <w:r>
        <w:t xml:space="preserve">Timeline and milestones</w:t>
      </w:r>
    </w:p>
    <w:p>
      <w:pPr>
        <w:pStyle w:val="Compact"/>
        <w:numPr>
          <w:ilvl w:val="0"/>
          <w:numId w:val="1342"/>
        </w:numPr>
      </w:pPr>
      <w:r>
        <w:t xml:space="preserve">Progress toward goals</w:t>
      </w:r>
    </w:p>
    <w:p>
      <w:pPr>
        <w:pStyle w:val="FirstParagraph"/>
      </w:pPr>
      <w:r>
        <w:t xml:space="preserve">Update your IDP at least annually and discuss it with your PI. Useful resources:</w:t>
      </w:r>
    </w:p>
    <w:p>
      <w:pPr>
        <w:pStyle w:val="Compact"/>
        <w:numPr>
          <w:ilvl w:val="0"/>
          <w:numId w:val="1343"/>
        </w:numPr>
      </w:pPr>
      <w:hyperlink r:id="rId781">
        <w:r>
          <w:rPr>
            <w:rStyle w:val="Hyperlink"/>
          </w:rPr>
          <w:t xml:space="preserve">myIDP - Individual Development Plan tool</w:t>
        </w:r>
      </w:hyperlink>
    </w:p>
    <w:p>
      <w:pPr>
        <w:pStyle w:val="Compact"/>
        <w:numPr>
          <w:ilvl w:val="0"/>
          <w:numId w:val="1343"/>
        </w:numPr>
      </w:pPr>
      <w:hyperlink r:id="rId782">
        <w:r>
          <w:rPr>
            <w:rStyle w:val="Hyperlink"/>
          </w:rPr>
          <w:t xml:space="preserve">NIH OITE Career Resources</w:t>
        </w:r>
      </w:hyperlink>
    </w:p>
    <w:bookmarkEnd w:id="783"/>
    <w:bookmarkStart w:id="78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4"/>
        </w:numPr>
      </w:pPr>
      <w:r>
        <w:t xml:space="preserve">Discuss conference opportunities with PIs early</w:t>
      </w:r>
    </w:p>
    <w:p>
      <w:pPr>
        <w:pStyle w:val="Compact"/>
        <w:numPr>
          <w:ilvl w:val="0"/>
          <w:numId w:val="1344"/>
        </w:numPr>
      </w:pPr>
      <w:r>
        <w:t xml:space="preserve">Submit abstracts with PI approval</w:t>
      </w:r>
    </w:p>
    <w:p>
      <w:pPr>
        <w:pStyle w:val="Compact"/>
        <w:numPr>
          <w:ilvl w:val="0"/>
          <w:numId w:val="1344"/>
        </w:numPr>
      </w:pPr>
      <w:r>
        <w:t xml:space="preserve">Practice presentations in lab meeting before the conference</w:t>
      </w:r>
    </w:p>
    <w:p>
      <w:pPr>
        <w:pStyle w:val="Compact"/>
        <w:numPr>
          <w:ilvl w:val="0"/>
          <w:numId w:val="134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5"/>
        </w:numPr>
      </w:pPr>
      <w:hyperlink r:id="rId784">
        <w:r>
          <w:rPr>
            <w:rStyle w:val="Hyperlink"/>
          </w:rPr>
          <w:t xml:space="preserve">How to tell a compelling story in scientific presentations</w:t>
        </w:r>
      </w:hyperlink>
    </w:p>
    <w:p>
      <w:pPr>
        <w:pStyle w:val="Compact"/>
        <w:numPr>
          <w:ilvl w:val="0"/>
          <w:numId w:val="1345"/>
        </w:numPr>
      </w:pPr>
      <w:hyperlink r:id="rId765">
        <w:r>
          <w:rPr>
            <w:rStyle w:val="Hyperlink"/>
          </w:rPr>
          <w:t xml:space="preserve">How to give a killer narratively-driven scientific talk</w:t>
        </w:r>
      </w:hyperlink>
    </w:p>
    <w:p>
      <w:pPr>
        <w:pStyle w:val="Compact"/>
        <w:numPr>
          <w:ilvl w:val="0"/>
          <w:numId w:val="1345"/>
        </w:numPr>
      </w:pPr>
      <w:hyperlink r:id="rId785">
        <w:r>
          <w:rPr>
            <w:rStyle w:val="Hyperlink"/>
          </w:rPr>
          <w:t xml:space="preserve">How to make a better poster</w:t>
        </w:r>
      </w:hyperlink>
    </w:p>
    <w:p>
      <w:pPr>
        <w:pStyle w:val="Compact"/>
        <w:numPr>
          <w:ilvl w:val="0"/>
          <w:numId w:val="1345"/>
        </w:numPr>
      </w:pPr>
      <w:hyperlink r:id="rId767">
        <w:r>
          <w:rPr>
            <w:rStyle w:val="Hyperlink"/>
          </w:rPr>
          <w:t xml:space="preserve">How to make an even better poster</w:t>
        </w:r>
      </w:hyperlink>
    </w:p>
    <w:bookmarkEnd w:id="786"/>
    <w:bookmarkStart w:id="79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6"/>
        </w:numPr>
      </w:pPr>
      <w:r>
        <w:t xml:space="preserve">Label x-axis and y-axis clearly</w:t>
      </w:r>
    </w:p>
    <w:p>
      <w:pPr>
        <w:pStyle w:val="Compact"/>
        <w:numPr>
          <w:ilvl w:val="0"/>
          <w:numId w:val="1346"/>
        </w:numPr>
      </w:pPr>
      <w:r>
        <w:t xml:space="preserve">Use panel labels when including multiple subplots</w:t>
      </w:r>
    </w:p>
    <w:p>
      <w:pPr>
        <w:pStyle w:val="Compact"/>
        <w:numPr>
          <w:ilvl w:val="0"/>
          <w:numId w:val="1346"/>
        </w:numPr>
      </w:pPr>
      <w:r>
        <w:t xml:space="preserve">Include sufficient tick marks and labels</w:t>
      </w:r>
    </w:p>
    <w:p>
      <w:pPr>
        <w:pStyle w:val="Compact"/>
        <w:numPr>
          <w:ilvl w:val="0"/>
          <w:numId w:val="1346"/>
        </w:numPr>
      </w:pPr>
      <w:r>
        <w:t xml:space="preserve">Use appropriate font sizes (readable but not distracting)</w:t>
      </w:r>
    </w:p>
    <w:p>
      <w:pPr>
        <w:pStyle w:val="Compact"/>
        <w:numPr>
          <w:ilvl w:val="0"/>
          <w:numId w:val="1346"/>
        </w:numPr>
      </w:pPr>
      <w:r>
        <w:t xml:space="preserve">Use colorblind-friendly palettes (see</w:t>
      </w:r>
      <w:r>
        <w:t xml:space="preserve"> </w:t>
      </w:r>
      <w:hyperlink r:id="rId787">
        <w:r>
          <w:rPr>
            <w:rStyle w:val="Hyperlink"/>
          </w:rPr>
          <w:t xml:space="preserve">ColorBrewer</w:t>
        </w:r>
      </w:hyperlink>
      <w:r>
        <w:t xml:space="preserve"> </w:t>
      </w:r>
      <w:r>
        <w:t xml:space="preserve">or</w:t>
      </w:r>
      <w:r>
        <w:t xml:space="preserve"> </w:t>
      </w:r>
      <w:hyperlink r:id="rId788">
        <w:r>
          <w:rPr>
            <w:rStyle w:val="Hyperlink"/>
          </w:rPr>
          <w:t xml:space="preserve">iwanthue</w:t>
        </w:r>
      </w:hyperlink>
      <w:r>
        <w:t xml:space="preserve">)</w:t>
      </w:r>
    </w:p>
    <w:p>
      <w:pPr>
        <w:pStyle w:val="Compact"/>
        <w:numPr>
          <w:ilvl w:val="0"/>
          <w:numId w:val="1346"/>
        </w:numPr>
      </w:pPr>
      <w:r>
        <w:t xml:space="preserve">Define colors, shapes, and line types in legends</w:t>
      </w:r>
    </w:p>
    <w:p>
      <w:pPr>
        <w:pStyle w:val="Compact"/>
        <w:numPr>
          <w:ilvl w:val="0"/>
          <w:numId w:val="1346"/>
        </w:numPr>
      </w:pPr>
      <w:r>
        <w:t xml:space="preserve">Minimize abbreviations in labels and legends</w:t>
      </w:r>
    </w:p>
    <w:p>
      <w:pPr>
        <w:pStyle w:val="Compact"/>
        <w:numPr>
          <w:ilvl w:val="0"/>
          <w:numId w:val="1346"/>
        </w:numPr>
      </w:pPr>
      <w:r>
        <w:t xml:space="preserve">Use transparency to show overlapping data</w:t>
      </w:r>
    </w:p>
    <w:p>
      <w:pPr>
        <w:pStyle w:val="Compact"/>
        <w:numPr>
          <w:ilvl w:val="0"/>
          <w:numId w:val="1346"/>
        </w:numPr>
      </w:pPr>
      <w:r>
        <w:t xml:space="preserve">Show measures of precision (e.g., 95% confidence intervals)</w:t>
      </w:r>
    </w:p>
    <w:p>
      <w:pPr>
        <w:pStyle w:val="FirstParagraph"/>
      </w:pPr>
      <w:r>
        <w:rPr>
          <w:b/>
          <w:bCs/>
        </w:rPr>
        <w:t xml:space="preserve">Resources:</w:t>
      </w:r>
    </w:p>
    <w:p>
      <w:pPr>
        <w:pStyle w:val="Compact"/>
        <w:numPr>
          <w:ilvl w:val="0"/>
          <w:numId w:val="1347"/>
        </w:numPr>
      </w:pPr>
      <w:hyperlink r:id="rId789">
        <w:r>
          <w:rPr>
            <w:rStyle w:val="Hyperlink"/>
          </w:rPr>
          <w:t xml:space="preserve">Ten Simple Rules for Better Figures</w:t>
        </w:r>
      </w:hyperlink>
    </w:p>
    <w:bookmarkEnd w:id="790"/>
    <w:bookmarkStart w:id="792" w:name="grant-writing"/>
    <w:p>
      <w:pPr>
        <w:pStyle w:val="Heading2"/>
      </w:pPr>
      <w:r>
        <w:t xml:space="preserve">21.5 Grant Writing</w:t>
      </w:r>
    </w:p>
    <w:p>
      <w:pPr>
        <w:pStyle w:val="Compact"/>
        <w:numPr>
          <w:ilvl w:val="0"/>
          <w:numId w:val="1348"/>
        </w:numPr>
      </w:pPr>
      <w:r>
        <w:t xml:space="preserve">Graduate students and postdocs are encouraged to apply for fellowships (e.g., NIH F31, NSF GRFP, K awards)</w:t>
      </w:r>
    </w:p>
    <w:p>
      <w:pPr>
        <w:pStyle w:val="Compact"/>
        <w:numPr>
          <w:ilvl w:val="0"/>
          <w:numId w:val="1348"/>
        </w:numPr>
      </w:pPr>
      <w:r>
        <w:t xml:space="preserve">PIs will support fellowship applications with feedback, letters of support, and mentoring</w:t>
      </w:r>
    </w:p>
    <w:p>
      <w:pPr>
        <w:pStyle w:val="Compact"/>
        <w:numPr>
          <w:ilvl w:val="0"/>
          <w:numId w:val="1348"/>
        </w:numPr>
      </w:pPr>
      <w:r>
        <w:t xml:space="preserve">Start planning fellowship applications well in advance of deadlines (typically 3-6 months)</w:t>
      </w:r>
    </w:p>
    <w:p>
      <w:pPr>
        <w:pStyle w:val="Compact"/>
        <w:numPr>
          <w:ilvl w:val="0"/>
          <w:numId w:val="1348"/>
        </w:numPr>
      </w:pPr>
      <w:r>
        <w:t xml:space="preserve">Attend grant writing workshops and seek feedback from multiple sources</w:t>
      </w:r>
    </w:p>
    <w:p>
      <w:pPr>
        <w:pStyle w:val="FirstParagraph"/>
      </w:pPr>
      <w:r>
        <w:rPr>
          <w:b/>
          <w:bCs/>
        </w:rPr>
        <w:t xml:space="preserve">Resources:</w:t>
      </w:r>
    </w:p>
    <w:p>
      <w:pPr>
        <w:pStyle w:val="Compact"/>
        <w:numPr>
          <w:ilvl w:val="0"/>
          <w:numId w:val="1349"/>
        </w:numPr>
      </w:pPr>
      <w:hyperlink r:id="rId772">
        <w:r>
          <w:rPr>
            <w:rStyle w:val="Hyperlink"/>
          </w:rPr>
          <w:t xml:space="preserve">Building Your Funding Train</w:t>
        </w:r>
      </w:hyperlink>
    </w:p>
    <w:p>
      <w:pPr>
        <w:pStyle w:val="Compact"/>
        <w:numPr>
          <w:ilvl w:val="0"/>
          <w:numId w:val="1349"/>
        </w:numPr>
      </w:pPr>
      <w:hyperlink r:id="rId791">
        <w:r>
          <w:rPr>
            <w:rStyle w:val="Hyperlink"/>
          </w:rPr>
          <w:t xml:space="preserve">NIH Funding Opportunities</w:t>
        </w:r>
      </w:hyperlink>
    </w:p>
    <w:p>
      <w:pPr>
        <w:pStyle w:val="Compact"/>
        <w:numPr>
          <w:ilvl w:val="0"/>
          <w:numId w:val="1349"/>
        </w:numPr>
      </w:pPr>
      <w:hyperlink r:id="rId773">
        <w:r>
          <w:rPr>
            <w:rStyle w:val="Hyperlink"/>
          </w:rPr>
          <w:t xml:space="preserve">NIH Grant Writing Resources</w:t>
        </w:r>
      </w:hyperlink>
    </w:p>
    <w:bookmarkEnd w:id="792"/>
    <w:bookmarkStart w:id="80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3"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0"/>
        </w:numPr>
      </w:pPr>
      <w:r>
        <w:t xml:space="preserve">Understand the typical scope and depth expected</w:t>
      </w:r>
    </w:p>
    <w:p>
      <w:pPr>
        <w:pStyle w:val="Compact"/>
        <w:numPr>
          <w:ilvl w:val="0"/>
          <w:numId w:val="1350"/>
        </w:numPr>
      </w:pPr>
      <w:r>
        <w:t xml:space="preserve">See different approaches to structure and presentation</w:t>
      </w:r>
    </w:p>
    <w:p>
      <w:pPr>
        <w:pStyle w:val="Compact"/>
        <w:numPr>
          <w:ilvl w:val="0"/>
          <w:numId w:val="1350"/>
        </w:numPr>
      </w:pPr>
      <w:r>
        <w:t xml:space="preserve">Calibrate your expectations based on successful examples</w:t>
      </w:r>
    </w:p>
    <w:p>
      <w:pPr>
        <w:pStyle w:val="Compact"/>
        <w:numPr>
          <w:ilvl w:val="0"/>
          <w:numId w:val="135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3"/>
    <w:bookmarkStart w:id="794"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1"/>
        </w:numPr>
      </w:pPr>
      <w:r>
        <w:t xml:space="preserve">Independent research capability</w:t>
      </w:r>
    </w:p>
    <w:p>
      <w:pPr>
        <w:pStyle w:val="Compact"/>
        <w:numPr>
          <w:ilvl w:val="0"/>
          <w:numId w:val="1351"/>
        </w:numPr>
      </w:pPr>
      <w:r>
        <w:t xml:space="preserve">Ability to communicate findings effectively</w:t>
      </w:r>
    </w:p>
    <w:p>
      <w:pPr>
        <w:pStyle w:val="Compact"/>
        <w:numPr>
          <w:ilvl w:val="0"/>
          <w:numId w:val="1351"/>
        </w:numPr>
      </w:pPr>
      <w:r>
        <w:t xml:space="preserve">Contribution to the scientific literature</w:t>
      </w:r>
    </w:p>
    <w:p>
      <w:pPr>
        <w:pStyle w:val="Compact"/>
        <w:numPr>
          <w:ilvl w:val="0"/>
          <w:numId w:val="1351"/>
        </w:numPr>
      </w:pPr>
      <w:r>
        <w:t xml:space="preserve">Readiness for an academic or research career</w:t>
      </w:r>
    </w:p>
    <w:bookmarkEnd w:id="794"/>
    <w:bookmarkStart w:id="795"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5"/>
    <w:bookmarkStart w:id="799"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97">
        <w:r>
          <w:rPr>
            <w:rStyle w:val="Hyperlink"/>
          </w:rPr>
          <w:t xml:space="preserve">PhD</w:t>
        </w:r>
      </w:hyperlink>
      <w:r>
        <w:t xml:space="preserve">,</w:t>
      </w:r>
      <w:r>
        <w:t xml:space="preserve"> </w:t>
      </w:r>
      <w:r>
        <w:t xml:space="preserve">is a spiritual successor to an apprentice’s</w:t>
      </w:r>
      <w:r>
        <w:t xml:space="preserve"> </w:t>
      </w:r>
      <w:hyperlink r:id="rId7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2"/>
        </w:numPr>
      </w:pPr>
      <w:r>
        <w:t xml:space="preserve">The dissertation proves you can conduct rigorous research</w:t>
      </w:r>
    </w:p>
    <w:p>
      <w:pPr>
        <w:pStyle w:val="Compact"/>
        <w:numPr>
          <w:ilvl w:val="0"/>
          <w:numId w:val="1352"/>
        </w:numPr>
      </w:pPr>
      <w:r>
        <w:t xml:space="preserve">It doesn’t need to solve every problem in your field</w:t>
      </w:r>
    </w:p>
    <w:p>
      <w:pPr>
        <w:pStyle w:val="Compact"/>
        <w:numPr>
          <w:ilvl w:val="0"/>
          <w:numId w:val="1352"/>
        </w:numPr>
      </w:pPr>
      <w:r>
        <w:t xml:space="preserve">It doesn’t need to be flawless</w:t>
      </w:r>
    </w:p>
    <w:p>
      <w:pPr>
        <w:pStyle w:val="Compact"/>
        <w:numPr>
          <w:ilvl w:val="0"/>
          <w:numId w:val="1352"/>
        </w:numPr>
      </w:pPr>
      <w:r>
        <w:t xml:space="preserve">It doesn’t need to be all-encompassing</w:t>
      </w:r>
    </w:p>
    <w:p>
      <w:pPr>
        <w:pStyle w:val="Compact"/>
        <w:numPr>
          <w:ilvl w:val="0"/>
          <w:numId w:val="1352"/>
        </w:numPr>
      </w:pPr>
      <w:r>
        <w:t xml:space="preserve">It just needs to constitute incremental progress in your field</w:t>
      </w:r>
    </w:p>
    <w:bookmarkEnd w:id="799"/>
    <w:bookmarkStart w:id="80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3"/>
        </w:numPr>
      </w:pPr>
      <w:r>
        <w:t xml:space="preserve">Done is better than perfect when it comes to dissertations</w:t>
      </w:r>
    </w:p>
    <w:p>
      <w:pPr>
        <w:pStyle w:val="Compact"/>
        <w:numPr>
          <w:ilvl w:val="0"/>
          <w:numId w:val="1353"/>
        </w:numPr>
      </w:pPr>
      <w:r>
        <w:t xml:space="preserve">You’ll have your entire career to refine and expand on these ideas</w:t>
      </w:r>
    </w:p>
    <w:p>
      <w:pPr>
        <w:pStyle w:val="Compact"/>
        <w:numPr>
          <w:ilvl w:val="0"/>
          <w:numId w:val="1353"/>
        </w:numPr>
      </w:pPr>
      <w:r>
        <w:t xml:space="preserve">The goal is to finish and move forward,</w:t>
      </w:r>
      <w:r>
        <w:t xml:space="preserve"> </w:t>
      </w:r>
      <w:r>
        <w:t xml:space="preserve">not to write the definitive work on your topic</w:t>
      </w:r>
    </w:p>
    <w:p>
      <w:pPr>
        <w:pStyle w:val="Compact"/>
        <w:numPr>
          <w:ilvl w:val="0"/>
          <w:numId w:val="135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0"/>
    <w:bookmarkStart w:id="802" w:name="resources-3"/>
    <w:p>
      <w:pPr>
        <w:pStyle w:val="Heading3"/>
      </w:pPr>
      <w:r>
        <w:t xml:space="preserve">21.6.6 Resources</w:t>
      </w:r>
    </w:p>
    <w:p>
      <w:pPr>
        <w:pStyle w:val="FirstParagraph"/>
      </w:pPr>
      <w:r>
        <w:rPr>
          <w:b/>
          <w:bCs/>
        </w:rPr>
        <w:t xml:space="preserve">Dissertation writing tools:</w:t>
      </w:r>
    </w:p>
    <w:p>
      <w:pPr>
        <w:pStyle w:val="Compact"/>
        <w:numPr>
          <w:ilvl w:val="0"/>
          <w:numId w:val="1354"/>
        </w:numPr>
      </w:pPr>
      <w:hyperlink r:id="rId801">
        <w:r>
          <w:rPr>
            <w:rStyle w:val="Hyperlink"/>
          </w:rPr>
          <w:t xml:space="preserve">quarto-thesis</w:t>
        </w:r>
      </w:hyperlink>
      <w:r>
        <w:t xml:space="preserve"> </w:t>
      </w:r>
      <w:r>
        <w:t xml:space="preserve">- Quarto extension for creating masters or PhD theses with professional LaTeX formatting</w:t>
      </w:r>
    </w:p>
    <w:bookmarkEnd w:id="802"/>
    <w:bookmarkEnd w:id="803"/>
    <w:bookmarkStart w:id="80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5"/>
        </w:numPr>
      </w:pPr>
      <w:r>
        <w:t xml:space="preserve">Graduate students are encouraged to gain teaching experience</w:t>
      </w:r>
    </w:p>
    <w:p>
      <w:pPr>
        <w:pStyle w:val="Compact"/>
        <w:numPr>
          <w:ilvl w:val="0"/>
          <w:numId w:val="1355"/>
        </w:numPr>
      </w:pPr>
      <w:r>
        <w:t xml:space="preserve">We support science communication and outreach activities</w:t>
      </w:r>
    </w:p>
    <w:p>
      <w:pPr>
        <w:pStyle w:val="Compact"/>
        <w:numPr>
          <w:ilvl w:val="0"/>
          <w:numId w:val="1355"/>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39">
        <w:r>
          <w:rPr>
            <w:rStyle w:val="Hyperlink"/>
          </w:rPr>
          <w:t xml:space="preserve">workshop index</w:t>
        </w:r>
      </w:hyperlink>
      <w:r>
        <w:t xml:space="preserve"> </w:t>
      </w:r>
      <w:r>
        <w:t xml:space="preserve">provides a comprehensive catalog of available resources.</w:t>
      </w:r>
    </w:p>
    <w:bookmarkEnd w:id="804"/>
    <w:bookmarkStart w:id="80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6"/>
        </w:numPr>
      </w:pPr>
      <w:r>
        <w:t xml:space="preserve">Attend seminars and departmental events</w:t>
      </w:r>
    </w:p>
    <w:p>
      <w:pPr>
        <w:pStyle w:val="Compact"/>
        <w:numPr>
          <w:ilvl w:val="0"/>
          <w:numId w:val="1356"/>
        </w:numPr>
      </w:pPr>
      <w:r>
        <w:t xml:space="preserve">Connect with researchers in your field</w:t>
      </w:r>
    </w:p>
    <w:p>
      <w:pPr>
        <w:pStyle w:val="Compact"/>
        <w:numPr>
          <w:ilvl w:val="0"/>
          <w:numId w:val="1356"/>
        </w:numPr>
      </w:pPr>
      <w:r>
        <w:t xml:space="preserve">Join professional societies</w:t>
      </w:r>
    </w:p>
    <w:p>
      <w:pPr>
        <w:pStyle w:val="Compact"/>
        <w:numPr>
          <w:ilvl w:val="0"/>
          <w:numId w:val="1356"/>
        </w:numPr>
      </w:pPr>
      <w:r>
        <w:t xml:space="preserve">Use professional social media platforms to share research and engage with the scientific community</w:t>
      </w:r>
    </w:p>
    <w:p>
      <w:r>
        <w:br w:type="page"/>
      </w:r>
    </w:p>
    <w:bookmarkEnd w:id="805"/>
    <w:bookmarkEnd w:id="806"/>
    <w:bookmarkStart w:id="808" w:name="sec-writing"/>
    <w:p>
      <w:pPr>
        <w:pStyle w:val="Heading1"/>
      </w:pPr>
      <w:r>
        <w:t xml:space="preserve">22. Writing</w:t>
      </w:r>
    </w:p>
    <w:bookmarkStart w:id="80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7"/>
        </w:numPr>
      </w:pPr>
      <w:r>
        <w:t xml:space="preserve">Organize your thoughts and identify what you actually need to know</w:t>
      </w:r>
    </w:p>
    <w:p>
      <w:pPr>
        <w:pStyle w:val="Compact"/>
        <w:numPr>
          <w:ilvl w:val="0"/>
          <w:numId w:val="1357"/>
        </w:numPr>
      </w:pPr>
      <w:r>
        <w:t xml:space="preserve">Articulate the problem more precisely</w:t>
      </w:r>
    </w:p>
    <w:p>
      <w:pPr>
        <w:pStyle w:val="Compact"/>
        <w:numPr>
          <w:ilvl w:val="0"/>
          <w:numId w:val="135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07"/>
    <w:bookmarkEnd w:id="808"/>
    <w:bookmarkStart w:id="82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79">
        <w:r>
          <w:rPr>
            <w:rStyle w:val="Hyperlink"/>
          </w:rPr>
          <w:t xml:space="preserve">original by Jade Benjamin-Chung</w:t>
        </w:r>
      </w:hyperlink>
    </w:p>
    <w:bookmarkStart w:id="80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8"/>
        </w:numPr>
      </w:pPr>
      <w:r>
        <w:rPr>
          <w:b/>
          <w:bCs/>
        </w:rPr>
        <w:t xml:space="preserve">Planning</w:t>
      </w:r>
      <w:r>
        <w:t xml:space="preserve">: Discuss target journals, outline, and timeline with PIs</w:t>
      </w:r>
    </w:p>
    <w:p>
      <w:pPr>
        <w:pStyle w:val="Compact"/>
        <w:numPr>
          <w:ilvl w:val="0"/>
          <w:numId w:val="1358"/>
        </w:numPr>
      </w:pPr>
      <w:r>
        <w:rPr>
          <w:b/>
          <w:bCs/>
        </w:rPr>
        <w:t xml:space="preserve">Drafting</w:t>
      </w:r>
      <w:r>
        <w:t xml:space="preserve">: Lead author prepares initial draft</w:t>
      </w:r>
    </w:p>
    <w:p>
      <w:pPr>
        <w:pStyle w:val="Compact"/>
        <w:numPr>
          <w:ilvl w:val="0"/>
          <w:numId w:val="1358"/>
        </w:numPr>
      </w:pPr>
      <w:r>
        <w:rPr>
          <w:b/>
          <w:bCs/>
        </w:rPr>
        <w:t xml:space="preserve">Internal review</w:t>
      </w:r>
      <w:r>
        <w:t xml:space="preserve">: Co-authors review and provide feedback</w:t>
      </w:r>
    </w:p>
    <w:p>
      <w:pPr>
        <w:pStyle w:val="Compact"/>
        <w:numPr>
          <w:ilvl w:val="0"/>
          <w:numId w:val="1358"/>
        </w:numPr>
      </w:pPr>
      <w:r>
        <w:rPr>
          <w:b/>
          <w:bCs/>
        </w:rPr>
        <w:t xml:space="preserve">Revision</w:t>
      </w:r>
      <w:r>
        <w:t xml:space="preserve">: Lead author incorporates feedback iteratively</w:t>
      </w:r>
    </w:p>
    <w:p>
      <w:pPr>
        <w:pStyle w:val="Compact"/>
        <w:numPr>
          <w:ilvl w:val="0"/>
          <w:numId w:val="1358"/>
        </w:numPr>
      </w:pPr>
      <w:r>
        <w:rPr>
          <w:b/>
          <w:bCs/>
        </w:rPr>
        <w:t xml:space="preserve">PI approval</w:t>
      </w:r>
      <w:r>
        <w:t xml:space="preserve">: Obtain final approval from PIs before submission</w:t>
      </w:r>
    </w:p>
    <w:p>
      <w:pPr>
        <w:pStyle w:val="Compact"/>
        <w:numPr>
          <w:ilvl w:val="0"/>
          <w:numId w:val="1358"/>
        </w:numPr>
      </w:pPr>
      <w:r>
        <w:rPr>
          <w:b/>
          <w:bCs/>
        </w:rPr>
        <w:t xml:space="preserve">Submission</w:t>
      </w:r>
      <w:r>
        <w:t xml:space="preserve">: Submit to journal</w:t>
      </w:r>
    </w:p>
    <w:p>
      <w:pPr>
        <w:pStyle w:val="Compact"/>
        <w:numPr>
          <w:ilvl w:val="0"/>
          <w:numId w:val="1358"/>
        </w:numPr>
      </w:pPr>
      <w:r>
        <w:rPr>
          <w:b/>
          <w:bCs/>
        </w:rPr>
        <w:t xml:space="preserve">Revisions</w:t>
      </w:r>
      <w:r>
        <w:t xml:space="preserve">: Lead author coordinates response to peer reviewers</w:t>
      </w:r>
    </w:p>
    <w:p>
      <w:pPr>
        <w:pStyle w:val="Compact"/>
        <w:numPr>
          <w:ilvl w:val="0"/>
          <w:numId w:val="1358"/>
        </w:numPr>
      </w:pPr>
      <w:r>
        <w:rPr>
          <w:b/>
          <w:bCs/>
        </w:rPr>
        <w:t xml:space="preserve">Publication</w:t>
      </w:r>
      <w:r>
        <w:t xml:space="preserve">: Celebrate and share!</w:t>
      </w:r>
    </w:p>
    <w:bookmarkEnd w:id="809"/>
    <w:bookmarkStart w:id="81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1">
        <w:r>
          <w:rPr>
            <w:rStyle w:val="Hyperlink"/>
          </w:rPr>
          <w:t xml:space="preserve">implicature</w:t>
        </w:r>
      </w:hyperlink>
      <w:r>
        <w:t xml:space="preserve">.</w:t>
      </w:r>
    </w:p>
    <w:p>
      <w:pPr>
        <w:pStyle w:val="BodyText"/>
      </w:pPr>
      <w:r>
        <w:rPr>
          <w:b/>
          <w:bCs/>
        </w:rPr>
        <w:t xml:space="preserve">Additional tips:</w:t>
      </w:r>
    </w:p>
    <w:p>
      <w:pPr>
        <w:pStyle w:val="Compact"/>
        <w:numPr>
          <w:ilvl w:val="0"/>
          <w:numId w:val="1359"/>
        </w:numPr>
      </w:pPr>
      <w:r>
        <w:t xml:space="preserve">Always thank reviewers for their time and feedback</w:t>
      </w:r>
    </w:p>
    <w:p>
      <w:pPr>
        <w:pStyle w:val="Compact"/>
        <w:numPr>
          <w:ilvl w:val="0"/>
          <w:numId w:val="1359"/>
        </w:numPr>
      </w:pPr>
      <w:r>
        <w:t xml:space="preserve">Quote page numbers from the revised manuscript</w:t>
      </w:r>
    </w:p>
    <w:p>
      <w:pPr>
        <w:pStyle w:val="Compact"/>
        <w:numPr>
          <w:ilvl w:val="0"/>
          <w:numId w:val="1359"/>
        </w:numPr>
      </w:pPr>
      <w:r>
        <w:t xml:space="preserve">Use direct quotes from your revised text when possible</w:t>
      </w:r>
    </w:p>
    <w:p>
      <w:pPr>
        <w:pStyle w:val="Compact"/>
        <w:numPr>
          <w:ilvl w:val="0"/>
          <w:numId w:val="1359"/>
        </w:numPr>
      </w:pPr>
      <w:r>
        <w:t xml:space="preserve">Maintain a respectful and collaborative tone throughout</w:t>
      </w:r>
    </w:p>
    <w:p>
      <w:pPr>
        <w:pStyle w:val="Compact"/>
        <w:numPr>
          <w:ilvl w:val="0"/>
          <w:numId w:val="1359"/>
        </w:numPr>
      </w:pPr>
      <w:r>
        <w:t xml:space="preserve">If you make changes beyond what the reviewer requested, mention them briefly</w:t>
      </w:r>
    </w:p>
    <w:bookmarkEnd w:id="812"/>
    <w:bookmarkStart w:id="815" w:name="preprints-and-open-access"/>
    <w:p>
      <w:pPr>
        <w:pStyle w:val="Heading2"/>
      </w:pPr>
      <w:r>
        <w:t xml:space="preserve">23.3 Preprints and Open Access</w:t>
      </w:r>
    </w:p>
    <w:p>
      <w:pPr>
        <w:pStyle w:val="Compact"/>
        <w:numPr>
          <w:ilvl w:val="0"/>
          <w:numId w:val="1360"/>
        </w:numPr>
      </w:pPr>
      <w:r>
        <w:t xml:space="preserve">We encourage posting preprints prior to or during peer review on platforms like</w:t>
      </w:r>
      <w:r>
        <w:t xml:space="preserve"> </w:t>
      </w:r>
      <w:hyperlink r:id="rId813">
        <w:r>
          <w:rPr>
            <w:rStyle w:val="Hyperlink"/>
          </w:rPr>
          <w:t xml:space="preserve">medRxiv</w:t>
        </w:r>
      </w:hyperlink>
      <w:r>
        <w:t xml:space="preserve"> </w:t>
      </w:r>
      <w:r>
        <w:t xml:space="preserve">or</w:t>
      </w:r>
      <w:r>
        <w:t xml:space="preserve"> </w:t>
      </w:r>
      <w:hyperlink r:id="rId814">
        <w:r>
          <w:rPr>
            <w:rStyle w:val="Hyperlink"/>
          </w:rPr>
          <w:t xml:space="preserve">bioRxiv</w:t>
        </w:r>
      </w:hyperlink>
    </w:p>
    <w:p>
      <w:pPr>
        <w:pStyle w:val="Compact"/>
        <w:numPr>
          <w:ilvl w:val="0"/>
          <w:numId w:val="1360"/>
        </w:numPr>
      </w:pPr>
      <w:r>
        <w:t xml:space="preserve">Preprints allow rapid dissemination of findings and can be cited in grant applications</w:t>
      </w:r>
    </w:p>
    <w:p>
      <w:pPr>
        <w:pStyle w:val="Compact"/>
        <w:numPr>
          <w:ilvl w:val="0"/>
          <w:numId w:val="1360"/>
        </w:numPr>
      </w:pPr>
      <w:r>
        <w:t xml:space="preserve">We support publishing in open access journals when possible to maximize accessibility</w:t>
      </w:r>
    </w:p>
    <w:p>
      <w:pPr>
        <w:pStyle w:val="Compact"/>
        <w:numPr>
          <w:ilvl w:val="0"/>
          <w:numId w:val="136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3">
        <w:r>
          <w:rPr>
            <w:rStyle w:val="Hyperlink"/>
          </w:rPr>
          <w:t xml:space="preserve">medRxiv</w:t>
        </w:r>
      </w:hyperlink>
      <w:r>
        <w:t xml:space="preserve">.</w:t>
      </w:r>
    </w:p>
    <w:bookmarkEnd w:id="815"/>
    <w:bookmarkStart w:id="81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1"/>
        </w:numPr>
      </w:pPr>
      <w:r>
        <w:t xml:space="preserve">CONSORT for randomized trials</w:t>
      </w:r>
    </w:p>
    <w:p>
      <w:pPr>
        <w:pStyle w:val="Compact"/>
        <w:numPr>
          <w:ilvl w:val="0"/>
          <w:numId w:val="1361"/>
        </w:numPr>
      </w:pPr>
      <w:r>
        <w:t xml:space="preserve">STROBE for observational studies</w:t>
      </w:r>
    </w:p>
    <w:p>
      <w:pPr>
        <w:pStyle w:val="Compact"/>
        <w:numPr>
          <w:ilvl w:val="0"/>
          <w:numId w:val="1361"/>
        </w:numPr>
      </w:pPr>
      <w:r>
        <w:t xml:space="preserve">PRISMA for systematic reviews</w:t>
      </w:r>
    </w:p>
    <w:p>
      <w:pPr>
        <w:pStyle w:val="Compact"/>
        <w:numPr>
          <w:ilvl w:val="0"/>
          <w:numId w:val="1361"/>
        </w:numPr>
      </w:pPr>
      <w:r>
        <w:t xml:space="preserve">Others as appropriate (see</w:t>
      </w:r>
      <w:r>
        <w:t xml:space="preserve"> </w:t>
      </w:r>
      <w:hyperlink r:id="rId816">
        <w:r>
          <w:rPr>
            <w:rStyle w:val="Hyperlink"/>
          </w:rPr>
          <w:t xml:space="preserve">EQUATOR Network</w:t>
        </w:r>
      </w:hyperlink>
      <w:r>
        <w:t xml:space="preserve">)</w:t>
      </w:r>
    </w:p>
    <w:bookmarkEnd w:id="817"/>
    <w:bookmarkStart w:id="818" w:name="manuscript-checklist-1"/>
    <w:p>
      <w:pPr>
        <w:pStyle w:val="Heading2"/>
      </w:pPr>
      <w:r>
        <w:t xml:space="preserve">23.5 Manuscript Checklist</w:t>
      </w:r>
    </w:p>
    <w:p>
      <w:pPr>
        <w:pStyle w:val="FirstParagraph"/>
      </w:pPr>
      <w:r>
        <w:t xml:space="preserve">Before submitting a manuscript:</w:t>
      </w:r>
    </w:p>
    <w:p>
      <w:pPr>
        <w:pStyle w:val="Compact"/>
        <w:numPr>
          <w:ilvl w:val="0"/>
          <w:numId w:val="1362"/>
        </w:numPr>
      </w:pPr>
      <w:r>
        <w:t xml:space="preserve">Completed relevant reporting checklist</w:t>
      </w:r>
    </w:p>
    <w:p>
      <w:pPr>
        <w:pStyle w:val="Compact"/>
        <w:numPr>
          <w:ilvl w:val="0"/>
          <w:numId w:val="1363"/>
        </w:numPr>
      </w:pPr>
      <w:r>
        <w:t xml:space="preserve">Results are reproducible (rerunning code replicates tables/figures exactly)</w:t>
      </w:r>
    </w:p>
    <w:p>
      <w:pPr>
        <w:pStyle w:val="Compact"/>
        <w:numPr>
          <w:ilvl w:val="0"/>
          <w:numId w:val="1364"/>
        </w:numPr>
      </w:pPr>
      <w:r>
        <w:t xml:space="preserve">Target journal selected</w:t>
      </w:r>
    </w:p>
    <w:p>
      <w:pPr>
        <w:pStyle w:val="Compact"/>
        <w:numPr>
          <w:ilvl w:val="0"/>
          <w:numId w:val="1365"/>
        </w:numPr>
      </w:pPr>
      <w:r>
        <w:t xml:space="preserve">Title is declarative and states findings clearly</w:t>
      </w:r>
    </w:p>
    <w:p>
      <w:pPr>
        <w:pStyle w:val="Compact"/>
        <w:numPr>
          <w:ilvl w:val="0"/>
          <w:numId w:val="1366"/>
        </w:numPr>
      </w:pPr>
      <w:r>
        <w:t xml:space="preserve">Word count meets journal requirements</w:t>
      </w:r>
    </w:p>
    <w:p>
      <w:pPr>
        <w:pStyle w:val="Compact"/>
        <w:numPr>
          <w:ilvl w:val="0"/>
          <w:numId w:val="1367"/>
        </w:numPr>
      </w:pPr>
      <w:r>
        <w:t xml:space="preserve">Manuscript follows journal formatting guidelines</w:t>
      </w:r>
    </w:p>
    <w:p>
      <w:pPr>
        <w:pStyle w:val="Compact"/>
        <w:numPr>
          <w:ilvl w:val="0"/>
          <w:numId w:val="1368"/>
        </w:numPr>
      </w:pPr>
      <w:r>
        <w:t xml:space="preserve">Consistent voice throughout (typically active voice)</w:t>
      </w:r>
    </w:p>
    <w:p>
      <w:pPr>
        <w:pStyle w:val="Compact"/>
        <w:numPr>
          <w:ilvl w:val="0"/>
          <w:numId w:val="1369"/>
        </w:numPr>
      </w:pPr>
      <w:r>
        <w:t xml:space="preserve">All figures and tables referenced in main text</w:t>
      </w:r>
    </w:p>
    <w:p>
      <w:pPr>
        <w:pStyle w:val="Compact"/>
        <w:numPr>
          <w:ilvl w:val="0"/>
          <w:numId w:val="1370"/>
        </w:numPr>
      </w:pPr>
      <w:r>
        <w:t xml:space="preserve">Captions for all figures and tables</w:t>
      </w:r>
    </w:p>
    <w:p>
      <w:pPr>
        <w:pStyle w:val="Compact"/>
        <w:numPr>
          <w:ilvl w:val="0"/>
          <w:numId w:val="1371"/>
        </w:numPr>
      </w:pPr>
      <w:r>
        <w:t xml:space="preserve">Tables/figures numbered by order of appearance</w:t>
      </w:r>
    </w:p>
    <w:p>
      <w:pPr>
        <w:pStyle w:val="Compact"/>
        <w:numPr>
          <w:ilvl w:val="0"/>
          <w:numId w:val="1372"/>
        </w:numPr>
      </w:pPr>
      <w:r>
        <w:t xml:space="preserve">Abbreviations defined at first use and used sparingly</w:t>
      </w:r>
    </w:p>
    <w:p>
      <w:pPr>
        <w:pStyle w:val="Compact"/>
        <w:numPr>
          <w:ilvl w:val="0"/>
          <w:numId w:val="137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4"/>
        </w:numPr>
      </w:pPr>
      <w:r>
        <w:t xml:space="preserve">Avoid directionless statements (specify direction of associations)</w:t>
      </w:r>
    </w:p>
    <w:p>
      <w:pPr>
        <w:pStyle w:val="Compact"/>
        <w:numPr>
          <w:ilvl w:val="0"/>
          <w:numId w:val="1375"/>
        </w:numPr>
      </w:pPr>
      <w:r>
        <w:t xml:space="preserve">Causal language only when supported by study design</w:t>
      </w:r>
    </w:p>
    <w:p>
      <w:pPr>
        <w:pStyle w:val="Compact"/>
        <w:numPr>
          <w:ilvl w:val="0"/>
          <w:numId w:val="137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7"/>
        </w:numPr>
      </w:pPr>
      <w:r>
        <w:t xml:space="preserve">Author contributions drafted using CRediT Taxonomy</w:t>
      </w:r>
    </w:p>
    <w:bookmarkEnd w:id="818"/>
    <w:bookmarkStart w:id="82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2"/>
    <w:bookmarkStart w:id="82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9"/>
        </w:numPr>
      </w:pPr>
      <w:r>
        <w:rPr>
          <w:b/>
          <w:bCs/>
        </w:rPr>
        <w:t xml:space="preserve">Cite primary sources</w:t>
      </w:r>
      <w:r>
        <w:t xml:space="preserve"> </w:t>
      </w:r>
      <w:r>
        <w:t xml:space="preserve">for factual statements about established knowledge, methods, or findings</w:t>
      </w:r>
    </w:p>
    <w:p>
      <w:pPr>
        <w:pStyle w:val="Compact"/>
        <w:numPr>
          <w:ilvl w:val="0"/>
          <w:numId w:val="1379"/>
        </w:numPr>
      </w:pPr>
      <w:r>
        <w:rPr>
          <w:b/>
          <w:bCs/>
        </w:rPr>
        <w:t xml:space="preserve">Cite official documentation</w:t>
      </w:r>
      <w:r>
        <w:t xml:space="preserve"> </w:t>
      </w:r>
      <w:r>
        <w:t xml:space="preserve">when describing how software, tools, or systems work</w:t>
      </w:r>
    </w:p>
    <w:p>
      <w:pPr>
        <w:pStyle w:val="Compact"/>
        <w:numPr>
          <w:ilvl w:val="0"/>
          <w:numId w:val="137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0"/>
        </w:numPr>
      </w:pPr>
      <w:r>
        <w:rPr>
          <w:b/>
          <w:bCs/>
        </w:rPr>
        <w:t xml:space="preserve">Demonstrate directly</w:t>
      </w:r>
      <w:r>
        <w:t xml:space="preserve">: Show the behavior through experiments, data, or explicit examples</w:t>
      </w:r>
    </w:p>
    <w:p>
      <w:pPr>
        <w:pStyle w:val="Compact"/>
        <w:numPr>
          <w:ilvl w:val="0"/>
          <w:numId w:val="138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1"/>
        </w:numPr>
      </w:pPr>
      <w:r>
        <w:t xml:space="preserve">Builds reader trust and credibility</w:t>
      </w:r>
    </w:p>
    <w:p>
      <w:pPr>
        <w:pStyle w:val="Compact"/>
        <w:numPr>
          <w:ilvl w:val="0"/>
          <w:numId w:val="1381"/>
        </w:numPr>
      </w:pPr>
      <w:r>
        <w:t xml:space="preserve">Enables readers to verify information independently</w:t>
      </w:r>
    </w:p>
    <w:p>
      <w:pPr>
        <w:pStyle w:val="Compact"/>
        <w:numPr>
          <w:ilvl w:val="0"/>
          <w:numId w:val="1381"/>
        </w:numPr>
      </w:pPr>
      <w:r>
        <w:t xml:space="preserve">Maintains scientific rigor in all communications</w:t>
      </w:r>
    </w:p>
    <w:p>
      <w:pPr>
        <w:pStyle w:val="Compact"/>
        <w:numPr>
          <w:ilvl w:val="0"/>
          <w:numId w:val="138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3"/>
    <w:bookmarkEnd w:id="824"/>
    <w:bookmarkStart w:id="910" w:name="references"/>
    <w:p>
      <w:pPr>
        <w:pStyle w:val="Heading1"/>
      </w:pPr>
      <w:r>
        <w:t xml:space="preserve">References</w:t>
      </w:r>
    </w:p>
    <w:bookmarkStart w:id="909" w:name="refs"/>
    <w:bookmarkStart w:id="826" w:name="ref-space_odyssey"/>
    <w:p>
      <w:pPr>
        <w:pStyle w:val="Bibliography"/>
      </w:pPr>
      <w:r>
        <w:rPr>
          <w:i/>
          <w:iCs/>
        </w:rPr>
        <w:t xml:space="preserve">2001: A Space Odyssey</w:t>
      </w:r>
      <w:r>
        <w:t xml:space="preserve">. 1968. Film.</w:t>
      </w:r>
      <w:r>
        <w:t xml:space="preserve"> </w:t>
      </w:r>
      <w:hyperlink r:id="rId825">
        <w:r>
          <w:rPr>
            <w:rStyle w:val="Hyperlink"/>
          </w:rPr>
          <w:t xml:space="preserve">https://en.wikipedia.org/wiki/2001:_A_Space_Odyssey_(film)</w:t>
        </w:r>
      </w:hyperlink>
      <w:r>
        <w:t xml:space="preserve">.</w:t>
      </w:r>
    </w:p>
    <w:bookmarkEnd w:id="826"/>
    <w:bookmarkStart w:id="82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27">
        <w:r>
          <w:rPr>
            <w:rStyle w:val="Hyperlink"/>
          </w:rPr>
          <w:t xml:space="preserve">https://doi.org/10.1371/journal.pgph.0002269</w:t>
        </w:r>
      </w:hyperlink>
      <w:r>
        <w:t xml:space="preserve">.</w:t>
      </w:r>
    </w:p>
    <w:bookmarkEnd w:id="828"/>
    <w:bookmarkStart w:id="830" w:name="ref-i_robot"/>
    <w:p>
      <w:pPr>
        <w:pStyle w:val="Bibliography"/>
      </w:pPr>
      <w:r>
        <w:t xml:space="preserve">Asimov, Isaac. 1950.</w:t>
      </w:r>
      <w:r>
        <w:t xml:space="preserve"> </w:t>
      </w:r>
      <w:r>
        <w:rPr>
          <w:i/>
          <w:iCs/>
        </w:rPr>
        <w:t xml:space="preserve">I, Robot</w:t>
      </w:r>
      <w:r>
        <w:t xml:space="preserve">. Novel; Gnome Press.</w:t>
      </w:r>
      <w:r>
        <w:t xml:space="preserve"> </w:t>
      </w:r>
      <w:hyperlink r:id="rId829">
        <w:r>
          <w:rPr>
            <w:rStyle w:val="Hyperlink"/>
          </w:rPr>
          <w:t xml:space="preserve">https://search.library.ucdavis.edu/permalink/01UCD_INST/9fle3i/alma990000226350403126</w:t>
        </w:r>
      </w:hyperlink>
      <w:r>
        <w:t xml:space="preserve">.</w:t>
      </w:r>
    </w:p>
    <w:bookmarkEnd w:id="830"/>
    <w:bookmarkStart w:id="8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1">
        <w:r>
          <w:rPr>
            <w:rStyle w:val="Hyperlink"/>
          </w:rPr>
          <w:t xml:space="preserve">https://doi.org/10.1038/d41586-019-01431-z</w:t>
        </w:r>
      </w:hyperlink>
      <w:r>
        <w:t xml:space="preserve">.</w:t>
      </w:r>
    </w:p>
    <w:bookmarkEnd w:id="832"/>
    <w:bookmarkStart w:id="834" w:name="ref-battlestar_galactica_2004"/>
    <w:p>
      <w:pPr>
        <w:pStyle w:val="Bibliography"/>
      </w:pPr>
      <w:r>
        <w:rPr>
          <w:i/>
          <w:iCs/>
        </w:rPr>
        <w:t xml:space="preserve">Battlestar Galactica</w:t>
      </w:r>
      <w:r>
        <w:t xml:space="preserve">. 2004. Television Series.</w:t>
      </w:r>
      <w:r>
        <w:t xml:space="preserve"> </w:t>
      </w:r>
      <w:hyperlink r:id="rId833">
        <w:r>
          <w:rPr>
            <w:rStyle w:val="Hyperlink"/>
          </w:rPr>
          <w:t xml:space="preserve">https://en.wikipedia.org/wiki/Battlestar_Galactica_(2004_TV_series)</w:t>
        </w:r>
      </w:hyperlink>
      <w:r>
        <w:t xml:space="preserve">.</w:t>
      </w:r>
    </w:p>
    <w:bookmarkEnd w:id="834"/>
    <w:bookmarkStart w:id="83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79">
        <w:r>
          <w:rPr>
            <w:rStyle w:val="Hyperlink"/>
          </w:rPr>
          <w:t xml:space="preserve">https://jadebc.github.io/lab-manual/</w:t>
        </w:r>
      </w:hyperlink>
      <w:r>
        <w:t xml:space="preserve">.</w:t>
      </w:r>
    </w:p>
    <w:bookmarkEnd w:id="835"/>
    <w:bookmarkStart w:id="837" w:name="ref-blade_runner"/>
    <w:p>
      <w:pPr>
        <w:pStyle w:val="Bibliography"/>
      </w:pPr>
      <w:r>
        <w:rPr>
          <w:i/>
          <w:iCs/>
        </w:rPr>
        <w:t xml:space="preserve">Blade Runner</w:t>
      </w:r>
      <w:r>
        <w:t xml:space="preserve">. 1982. Film.</w:t>
      </w:r>
      <w:r>
        <w:t xml:space="preserve"> </w:t>
      </w:r>
      <w:hyperlink r:id="rId836">
        <w:r>
          <w:rPr>
            <w:rStyle w:val="Hyperlink"/>
          </w:rPr>
          <w:t xml:space="preserve">https://en.wikipedia.org/wiki/Blade_Runner</w:t>
        </w:r>
      </w:hyperlink>
      <w:r>
        <w:t xml:space="preserve">.</w:t>
      </w:r>
    </w:p>
    <w:bookmarkEnd w:id="837"/>
    <w:bookmarkStart w:id="83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38">
        <w:r>
          <w:rPr>
            <w:rStyle w:val="Hyperlink"/>
          </w:rPr>
          <w:t xml:space="preserve">https://happygitwithr.com/</w:t>
        </w:r>
      </w:hyperlink>
      <w:r>
        <w:t xml:space="preserve">.</w:t>
      </w:r>
    </w:p>
    <w:bookmarkEnd w:id="839"/>
    <w:bookmarkStart w:id="84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0"/>
    <w:bookmarkStart w:id="84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1">
        <w:r>
          <w:rPr>
            <w:rStyle w:val="Hyperlink"/>
          </w:rPr>
          <w:t xml:space="preserve">https://en.wikipedia.org/wiki/Ender%27s_Game</w:t>
        </w:r>
      </w:hyperlink>
      <w:r>
        <w:t xml:space="preserve">.</w:t>
      </w:r>
    </w:p>
    <w:bookmarkEnd w:id="842"/>
    <w:bookmarkStart w:id="84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3">
        <w:r>
          <w:rPr>
            <w:rStyle w:val="Hyperlink"/>
          </w:rPr>
          <w:t xml:space="preserve">https://doi.org/10.1038/s41467-020-19160-7</w:t>
        </w:r>
      </w:hyperlink>
      <w:r>
        <w:t xml:space="preserve">.</w:t>
      </w:r>
    </w:p>
    <w:bookmarkEnd w:id="844"/>
    <w:bookmarkStart w:id="84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5">
        <w:r>
          <w:rPr>
            <w:rStyle w:val="Hyperlink"/>
          </w:rPr>
          <w:t xml:space="preserve">http://creativecommons.org/licenses/by-nc/4.0/</w:t>
        </w:r>
      </w:hyperlink>
      <w:r>
        <w:t xml:space="preserve">.</w:t>
      </w:r>
    </w:p>
    <w:bookmarkEnd w:id="846"/>
    <w:bookmarkStart w:id="848" w:name="ref-credit"/>
    <w:p>
      <w:pPr>
        <w:pStyle w:val="Bibliography"/>
      </w:pPr>
      <w:r>
        <w:t xml:space="preserve">“CRediT: Contributor Roles Taxonomy.”</w:t>
      </w:r>
      <w:r>
        <w:t xml:space="preserve"> </w:t>
      </w:r>
      <w:r>
        <w:t xml:space="preserve">n.d. PLOS ONE.</w:t>
      </w:r>
      <w:r>
        <w:t xml:space="preserve"> </w:t>
      </w:r>
      <w:hyperlink r:id="rId847">
        <w:r>
          <w:rPr>
            <w:rStyle w:val="Hyperlink"/>
          </w:rPr>
          <w:t xml:space="preserve">https://journals.plos.org/plosone/s/authorship</w:t>
        </w:r>
      </w:hyperlink>
      <w:r>
        <w:t xml:space="preserve">.</w:t>
      </w:r>
    </w:p>
    <w:bookmarkEnd w:id="848"/>
    <w:bookmarkStart w:id="850" w:name="ref-dryad"/>
    <w:p>
      <w:pPr>
        <w:pStyle w:val="Bibliography"/>
      </w:pPr>
      <w:r>
        <w:t xml:space="preserve">“Dryad Digital Repository.”</w:t>
      </w:r>
      <w:r>
        <w:t xml:space="preserve"> </w:t>
      </w:r>
      <w:r>
        <w:t xml:space="preserve">n.d. Dryad.</w:t>
      </w:r>
      <w:r>
        <w:t xml:space="preserve"> </w:t>
      </w:r>
      <w:hyperlink r:id="rId849">
        <w:r>
          <w:rPr>
            <w:rStyle w:val="Hyperlink"/>
          </w:rPr>
          <w:t xml:space="preserve">https://datadryad.org/</w:t>
        </w:r>
      </w:hyperlink>
      <w:r>
        <w:t xml:space="preserve">.</w:t>
      </w:r>
    </w:p>
    <w:bookmarkEnd w:id="850"/>
    <w:bookmarkStart w:id="85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6">
        <w:r>
          <w:rPr>
            <w:rStyle w:val="Hyperlink"/>
          </w:rPr>
          <w:t xml:space="preserve">https://www.equator-network.org/</w:t>
        </w:r>
      </w:hyperlink>
      <w:r>
        <w:t xml:space="preserve">.</w:t>
      </w:r>
    </w:p>
    <w:bookmarkEnd w:id="851"/>
    <w:bookmarkStart w:id="85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2">
        <w:r>
          <w:rPr>
            <w:rStyle w:val="Hyperlink"/>
          </w:rPr>
          <w:t xml:space="preserve">https://engineering-shiny.org/</w:t>
        </w:r>
      </w:hyperlink>
      <w:r>
        <w:t xml:space="preserve">.</w:t>
      </w:r>
    </w:p>
    <w:bookmarkEnd w:id="853"/>
    <w:bookmarkStart w:id="85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4">
        <w:r>
          <w:rPr>
            <w:rStyle w:val="Hyperlink"/>
          </w:rPr>
          <w:t xml:space="preserve">https://www.youtube.com/watch?v=B1BdQcJ2ZYY</w:t>
        </w:r>
      </w:hyperlink>
      <w:r>
        <w:t xml:space="preserve">.</w:t>
      </w:r>
    </w:p>
    <w:bookmarkEnd w:id="855"/>
    <w:bookmarkStart w:id="85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6"/>
    <w:bookmarkStart w:id="858" w:name="ref-githubdesktop"/>
    <w:p>
      <w:pPr>
        <w:pStyle w:val="Bibliography"/>
      </w:pPr>
      <w:r>
        <w:t xml:space="preserve">“GitHub Desktop.”</w:t>
      </w:r>
      <w:r>
        <w:t xml:space="preserve"> </w:t>
      </w:r>
      <w:r>
        <w:t xml:space="preserve">n.d. GitHub.</w:t>
      </w:r>
      <w:r>
        <w:t xml:space="preserve"> </w:t>
      </w:r>
      <w:hyperlink r:id="rId857">
        <w:r>
          <w:rPr>
            <w:rStyle w:val="Hyperlink"/>
          </w:rPr>
          <w:t xml:space="preserve">https://desktop.github.com/</w:t>
        </w:r>
      </w:hyperlink>
      <w:r>
        <w:t xml:space="preserve">.</w:t>
      </w:r>
    </w:p>
    <w:bookmarkEnd w:id="858"/>
    <w:bookmarkStart w:id="860" w:name="ref-dune"/>
    <w:p>
      <w:pPr>
        <w:pStyle w:val="Bibliography"/>
      </w:pPr>
      <w:r>
        <w:t xml:space="preserve">Herbert, Frank. 1965.</w:t>
      </w:r>
      <w:r>
        <w:t xml:space="preserve"> </w:t>
      </w:r>
      <w:r>
        <w:rPr>
          <w:i/>
          <w:iCs/>
        </w:rPr>
        <w:t xml:space="preserve">Dune</w:t>
      </w:r>
      <w:r>
        <w:t xml:space="preserve">. Novel.</w:t>
      </w:r>
      <w:r>
        <w:t xml:space="preserve"> </w:t>
      </w:r>
      <w:hyperlink r:id="rId859">
        <w:r>
          <w:rPr>
            <w:rStyle w:val="Hyperlink"/>
          </w:rPr>
          <w:t xml:space="preserve">https://en.wikipedia.org/wiki/Organizations_of_the_Dune_universe#Thinking_machines</w:t>
        </w:r>
      </w:hyperlink>
      <w:r>
        <w:t xml:space="preserve">.</w:t>
      </w:r>
    </w:p>
    <w:bookmarkEnd w:id="860"/>
    <w:bookmarkStart w:id="862" w:name="ref-plos_data"/>
    <w:p>
      <w:pPr>
        <w:pStyle w:val="Bibliography"/>
      </w:pPr>
      <w:r>
        <w:t xml:space="preserve">“How to Store and Manage Your Data.”</w:t>
      </w:r>
      <w:r>
        <w:t xml:space="preserve"> </w:t>
      </w:r>
      <w:r>
        <w:t xml:space="preserve">n.d. PLOS.</w:t>
      </w:r>
      <w:r>
        <w:t xml:space="preserve"> </w:t>
      </w:r>
      <w:hyperlink r:id="rId861">
        <w:r>
          <w:rPr>
            <w:rStyle w:val="Hyperlink"/>
          </w:rPr>
          <w:t xml:space="preserve">https://plos.org/resource/how-to-store-and-manage-your-data/</w:t>
        </w:r>
      </w:hyperlink>
      <w:r>
        <w:t xml:space="preserve">.</w:t>
      </w:r>
    </w:p>
    <w:bookmarkEnd w:id="862"/>
    <w:bookmarkStart w:id="86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3"/>
    <w:bookmarkStart w:id="86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4">
        <w:r>
          <w:rPr>
            <w:rStyle w:val="Hyperlink"/>
          </w:rPr>
          <w:t xml:space="preserve">https://mentors.fm/2019/08/13/think-and-write-with-leslie-lamport/</w:t>
        </w:r>
      </w:hyperlink>
      <w:r>
        <w:t xml:space="preserve">.</w:t>
      </w:r>
    </w:p>
    <w:bookmarkEnd w:id="865"/>
    <w:bookmarkStart w:id="86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6">
        <w:r>
          <w:rPr>
            <w:rStyle w:val="Hyperlink"/>
          </w:rPr>
          <w:t xml:space="preserve">https://openreview.net/forum?id=BZ5a1r-kVsf</w:t>
        </w:r>
      </w:hyperlink>
      <w:r>
        <w:t xml:space="preserve">.</w:t>
      </w:r>
    </w:p>
    <w:bookmarkEnd w:id="867"/>
    <w:bookmarkStart w:id="868" w:name="ref-medRxiv"/>
    <w:p>
      <w:pPr>
        <w:pStyle w:val="Bibliography"/>
      </w:pPr>
      <w:r>
        <w:t xml:space="preserve">“medRxiv: The Preprint Server for Health Sciences.”</w:t>
      </w:r>
      <w:r>
        <w:t xml:space="preserve"> </w:t>
      </w:r>
      <w:r>
        <w:t xml:space="preserve">n.d. Cold Spring Harbor Laboratory.</w:t>
      </w:r>
      <w:r>
        <w:t xml:space="preserve"> </w:t>
      </w:r>
      <w:hyperlink r:id="rId813">
        <w:r>
          <w:rPr>
            <w:rStyle w:val="Hyperlink"/>
          </w:rPr>
          <w:t xml:space="preserve">https://www.medrxiv.org/</w:t>
        </w:r>
      </w:hyperlink>
      <w:r>
        <w:t xml:space="preserve">.</w:t>
      </w:r>
    </w:p>
    <w:bookmarkEnd w:id="868"/>
    <w:bookmarkStart w:id="87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69">
        <w:r>
          <w:rPr>
            <w:rStyle w:val="Hyperlink"/>
          </w:rPr>
          <w:t xml:space="preserve">https://doi.org/10.1038/467775a</w:t>
        </w:r>
      </w:hyperlink>
      <w:r>
        <w:t xml:space="preserve">.</w:t>
      </w:r>
    </w:p>
    <w:bookmarkEnd w:id="870"/>
    <w:bookmarkStart w:id="87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1">
        <w:r>
          <w:rPr>
            <w:rStyle w:val="Hyperlink"/>
          </w:rPr>
          <w:t xml:space="preserve">https://doi.org/10.1038/s41562-016-0021</w:t>
        </w:r>
      </w:hyperlink>
      <w:r>
        <w:t xml:space="preserve">.</w:t>
      </w:r>
    </w:p>
    <w:bookmarkEnd w:id="872"/>
    <w:bookmarkStart w:id="87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3">
        <w:r>
          <w:rPr>
            <w:rStyle w:val="Hyperlink"/>
          </w:rPr>
          <w:t xml:space="preserve">https://doi.org/10.1038/526182a</w:t>
        </w:r>
      </w:hyperlink>
      <w:r>
        <w:t xml:space="preserve">.</w:t>
      </w:r>
    </w:p>
    <w:bookmarkEnd w:id="874"/>
    <w:bookmarkStart w:id="876" w:name="ref-osf"/>
    <w:p>
      <w:pPr>
        <w:pStyle w:val="Bibliography"/>
      </w:pPr>
      <w:r>
        <w:t xml:space="preserve">“Open Science Framework.”</w:t>
      </w:r>
      <w:r>
        <w:t xml:space="preserve"> </w:t>
      </w:r>
      <w:r>
        <w:t xml:space="preserve">n.d. Center for Open Science.</w:t>
      </w:r>
      <w:r>
        <w:t xml:space="preserve"> </w:t>
      </w:r>
      <w:hyperlink r:id="rId875">
        <w:r>
          <w:rPr>
            <w:rStyle w:val="Hyperlink"/>
          </w:rPr>
          <w:t xml:space="preserve">https://osf.io/</w:t>
        </w:r>
      </w:hyperlink>
      <w:r>
        <w:t xml:space="preserve">.</w:t>
      </w:r>
    </w:p>
    <w:bookmarkEnd w:id="876"/>
    <w:bookmarkStart w:id="87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77"/>
    <w:bookmarkStart w:id="879" w:name="ref-gitfixum"/>
    <w:p>
      <w:pPr>
        <w:pStyle w:val="Bibliography"/>
      </w:pPr>
      <w:r>
        <w:t xml:space="preserve">Robertson, Seth. n.d.</w:t>
      </w:r>
      <w:r>
        <w:t xml:space="preserve"> </w:t>
      </w:r>
      <w:r>
        <w:t xml:space="preserve">“On Undoing, Fixing, or Removing Commits in Git.”</w:t>
      </w:r>
      <w:r>
        <w:t xml:space="preserve"> </w:t>
      </w:r>
      <w:hyperlink r:id="rId878">
        <w:r>
          <w:rPr>
            <w:rStyle w:val="Hyperlink"/>
          </w:rPr>
          <w:t xml:space="preserve">https://sethrobertson.github.io/GitFixUm/fixup.html</w:t>
        </w:r>
      </w:hyperlink>
      <w:r>
        <w:t xml:space="preserve">.</w:t>
      </w:r>
    </w:p>
    <w:bookmarkEnd w:id="879"/>
    <w:bookmarkStart w:id="88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0">
        <w:r>
          <w:rPr>
            <w:rStyle w:val="Hyperlink"/>
          </w:rPr>
          <w:t xml:space="preserve">https://doi.org/10.1371/journal.pcbi.1003833</w:t>
        </w:r>
      </w:hyperlink>
      <w:r>
        <w:t xml:space="preserve">.</w:t>
      </w:r>
    </w:p>
    <w:bookmarkEnd w:id="881"/>
    <w:bookmarkStart w:id="88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2">
        <w:r>
          <w:rPr>
            <w:rStyle w:val="Hyperlink"/>
          </w:rPr>
          <w:t xml:space="preserve">https://doi.org/10.1038/d41586-019-02918-5</w:t>
        </w:r>
      </w:hyperlink>
      <w:r>
        <w:t xml:space="preserve">.</w:t>
      </w:r>
    </w:p>
    <w:bookmarkEnd w:id="883"/>
    <w:bookmarkStart w:id="885" w:name="ref-slurm"/>
    <w:p>
      <w:pPr>
        <w:pStyle w:val="Bibliography"/>
      </w:pPr>
      <w:r>
        <w:t xml:space="preserve">“Slurm Workload Manager: Sbatch Documentation.”</w:t>
      </w:r>
      <w:r>
        <w:t xml:space="preserve"> </w:t>
      </w:r>
      <w:r>
        <w:t xml:space="preserve">n.d. SchedMD.</w:t>
      </w:r>
      <w:r>
        <w:t xml:space="preserve"> </w:t>
      </w:r>
      <w:hyperlink r:id="rId884">
        <w:r>
          <w:rPr>
            <w:rStyle w:val="Hyperlink"/>
          </w:rPr>
          <w:t xml:space="preserve">https://slurm.schedmd.com/sbatch.html</w:t>
        </w:r>
      </w:hyperlink>
      <w:r>
        <w:t xml:space="preserve">.</w:t>
      </w:r>
    </w:p>
    <w:bookmarkEnd w:id="885"/>
    <w:bookmarkStart w:id="8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6">
        <w:r>
          <w:rPr>
            <w:rStyle w:val="Hyperlink"/>
          </w:rPr>
          <w:t xml:space="preserve">https://doi.org/10.1038/d41586-019-00067-3</w:t>
        </w:r>
      </w:hyperlink>
      <w:r>
        <w:t xml:space="preserve">.</w:t>
      </w:r>
    </w:p>
    <w:bookmarkEnd w:id="887"/>
    <w:bookmarkStart w:id="889" w:name="ref-terminator"/>
    <w:p>
      <w:pPr>
        <w:pStyle w:val="Bibliography"/>
      </w:pPr>
      <w:r>
        <w:rPr>
          <w:i/>
          <w:iCs/>
        </w:rPr>
        <w:t xml:space="preserve">Terminator 3: Rise of the Machines</w:t>
      </w:r>
      <w:r>
        <w:t xml:space="preserve">. 2003. Film.</w:t>
      </w:r>
      <w:r>
        <w:t xml:space="preserve"> </w:t>
      </w:r>
      <w:hyperlink r:id="rId888">
        <w:r>
          <w:rPr>
            <w:rStyle w:val="Hyperlink"/>
          </w:rPr>
          <w:t xml:space="preserve">https://en.wikipedia.org/wiki/Terminator_3:_Rise_of_the_Machines</w:t>
        </w:r>
      </w:hyperlink>
      <w:r>
        <w:t xml:space="preserve">.</w:t>
      </w:r>
    </w:p>
    <w:bookmarkEnd w:id="889"/>
    <w:bookmarkStart w:id="891" w:name="ref-matrix"/>
    <w:p>
      <w:pPr>
        <w:pStyle w:val="Bibliography"/>
      </w:pPr>
      <w:r>
        <w:rPr>
          <w:i/>
          <w:iCs/>
        </w:rPr>
        <w:t xml:space="preserve">The Matrix</w:t>
      </w:r>
      <w:r>
        <w:t xml:space="preserve">. 1999. Film.</w:t>
      </w:r>
      <w:r>
        <w:t xml:space="preserve"> </w:t>
      </w:r>
      <w:hyperlink r:id="rId890">
        <w:r>
          <w:rPr>
            <w:rStyle w:val="Hyperlink"/>
          </w:rPr>
          <w:t xml:space="preserve">https://en.wikipedia.org/wiki/The_Matrix</w:t>
        </w:r>
      </w:hyperlink>
      <w:r>
        <w:t xml:space="preserve">.</w:t>
      </w:r>
    </w:p>
    <w:bookmarkEnd w:id="891"/>
    <w:bookmarkStart w:id="8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2"/>
    <w:bookmarkStart w:id="8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3">
        <w:r>
          <w:rPr>
            <w:rStyle w:val="Hyperlink"/>
          </w:rPr>
          <w:t xml:space="preserve">https://doi.org/10.1038/d41586-021-03603-2</w:t>
        </w:r>
      </w:hyperlink>
      <w:r>
        <w:t xml:space="preserve">.</w:t>
      </w:r>
    </w:p>
    <w:bookmarkEnd w:id="894"/>
    <w:bookmarkStart w:id="896" w:name="ref-wargames"/>
    <w:p>
      <w:pPr>
        <w:pStyle w:val="Bibliography"/>
      </w:pPr>
      <w:r>
        <w:rPr>
          <w:i/>
          <w:iCs/>
        </w:rPr>
        <w:t xml:space="preserve">WarGames</w:t>
      </w:r>
      <w:r>
        <w:t xml:space="preserve">. 1983. Film.</w:t>
      </w:r>
      <w:r>
        <w:t xml:space="preserve"> </w:t>
      </w:r>
      <w:hyperlink r:id="rId895">
        <w:r>
          <w:rPr>
            <w:rStyle w:val="Hyperlink"/>
          </w:rPr>
          <w:t xml:space="preserve">https://en.wikipedia.org/wiki/WarGames</w:t>
        </w:r>
      </w:hyperlink>
      <w:r>
        <w:t xml:space="preserve">.</w:t>
      </w:r>
    </w:p>
    <w:bookmarkEnd w:id="896"/>
    <w:bookmarkStart w:id="89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97">
        <w:r>
          <w:rPr>
            <w:rStyle w:val="Hyperlink"/>
          </w:rPr>
          <w:t xml:space="preserve">https://adv-r.hadley.nz/</w:t>
        </w:r>
      </w:hyperlink>
      <w:r>
        <w:t xml:space="preserve">.</w:t>
      </w:r>
    </w:p>
    <w:bookmarkEnd w:id="898"/>
    <w:bookmarkStart w:id="90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99">
        <w:r>
          <w:rPr>
            <w:rStyle w:val="Hyperlink"/>
          </w:rPr>
          <w:t xml:space="preserve">https://mastering-shiny.org/</w:t>
        </w:r>
      </w:hyperlink>
      <w:r>
        <w:t xml:space="preserve">.</w:t>
      </w:r>
    </w:p>
    <w:bookmarkEnd w:id="900"/>
    <w:bookmarkStart w:id="90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1"/>
    <w:bookmarkStart w:id="90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2">
        <w:r>
          <w:rPr>
            <w:rStyle w:val="Hyperlink"/>
          </w:rPr>
          <w:t xml:space="preserve">https://design.tidyverse.org/</w:t>
        </w:r>
      </w:hyperlink>
      <w:r>
        <w:t xml:space="preserve">.</w:t>
      </w:r>
    </w:p>
    <w:bookmarkEnd w:id="903"/>
    <w:bookmarkStart w:id="90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4">
        <w:r>
          <w:rPr>
            <w:rStyle w:val="Hyperlink"/>
          </w:rPr>
          <w:t xml:space="preserve">https://r-pkgs.org/</w:t>
        </w:r>
      </w:hyperlink>
      <w:r>
        <w:t xml:space="preserve">.</w:t>
      </w:r>
    </w:p>
    <w:bookmarkEnd w:id="905"/>
    <w:bookmarkStart w:id="90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6">
        <w:r>
          <w:rPr>
            <w:rStyle w:val="Hyperlink"/>
          </w:rPr>
          <w:t xml:space="preserve">https://r4ds.hadley.nz/</w:t>
        </w:r>
      </w:hyperlink>
      <w:r>
        <w:t xml:space="preserve">.</w:t>
      </w:r>
    </w:p>
    <w:bookmarkEnd w:id="907"/>
    <w:bookmarkStart w:id="90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08"/>
    <w:bookmarkEnd w:id="909"/>
    <w:p>
      <w:r>
        <w:br w:type="page"/>
      </w:r>
    </w:p>
    <w:bookmarkEnd w:id="910"/>
    <w:bookmarkStart w:id="91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1">
        <w:r>
          <w:rPr>
            <w:rStyle w:val="Hyperlink"/>
          </w:rPr>
          <w:t xml:space="preserve">https://ucd-serg.github.io/lab-manual/appendix-copilot-instructions.html</w:t>
        </w:r>
      </w:hyperlink>
    </w:p>
    <w:p>
      <w:r>
        <w:br w:type="page"/>
      </w:r>
    </w:p>
    <w:bookmarkEnd w:id="912"/>
    <w:bookmarkStart w:id="91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3">
        <w:r>
          <w:rPr>
            <w:rStyle w:val="Hyperlink"/>
          </w:rPr>
          <w:t xml:space="preserve">https://ucd-serg.github.io/lab-manual/appendix-copilot-setup-steps.html</w:t>
        </w:r>
      </w:hyperlink>
    </w:p>
    <w:p>
      <w:r>
        <w:br w:type="page"/>
      </w:r>
    </w:p>
    <w:bookmarkEnd w:id="914"/>
    <w:bookmarkStart w:id="91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2"/>
        </w:numPr>
      </w:pPr>
      <w:ins w:id="3075" w:author="PR Preview" w:date="2024-01-01T00:00:00Z">
        <w:r>
          <w:rPr>
            <w:b/>
            <w:bCs/>
          </w:rPr>
          <w:t xml:space="preserve">Branch:</w:t>
        </w:r>
      </w:ins>
      <w:ins w:id="3075" w:author="PR Preview" w:date="2024-01-01T00:00:00Z">
        <w:r>
          <w:t xml:space="preserve"> </w:t>
        </w:r>
      </w:ins>
      <w:ins w:id="3075" w:author="PR Preview" w:date="2024-01-01T00:00:00Z">
        <w:r>
          <w:t xml:space="preserve">HEAD</w:t>
        </w:r>
      </w:ins>
    </w:p>
    <w:p>
      <w:pPr>
        <w:pStyle w:val="Compact"/>
        <w:numPr>
          <w:ilvl w:val="0"/>
          <w:numId w:val="1382"/>
        </w:numPr>
      </w:pPr>
      <w:ins w:id="3076" w:author="PR Preview" w:date="2024-01-01T00:00:00Z">
        <w:r>
          <w:rPr>
            <w:b/>
            <w:bCs/>
          </w:rPr>
          <w:t xml:space="preserve">Commit:</w:t>
        </w:r>
      </w:ins>
      <w:ins w:id="3076" w:author="PR Preview" w:date="2024-01-01T00:00:00Z">
        <w:r>
          <w:t xml:space="preserve"> </w:t>
        </w:r>
      </w:ins>
      <w:ins w:id="3076" w:author="PR Preview" w:date="2024-01-01T00:00:00Z">
        <w:r>
          <w:t xml:space="preserve">67b337a</w:t>
        </w:r>
      </w:ins>
    </w:p>
    <w:p>
      <w:pPr>
        <w:pStyle w:val="Compact"/>
        <w:numPr>
          <w:ilvl w:val="0"/>
          <w:numId w:val="1382"/>
        </w:numPr>
      </w:pPr>
      <w:ins w:id="3077" w:author="PR Preview" w:date="2024-01-01T00:00:00Z">
        <w:r>
          <w:rPr>
            <w:b/>
            <w:bCs/>
          </w:rPr>
          <w:t xml:space="preserve">Full commit hash:</w:t>
        </w:r>
      </w:ins>
      <w:ins w:id="3077" w:author="PR Preview" w:date="2024-01-01T00:00:00Z">
        <w:r>
          <w:t xml:space="preserve"> </w:t>
        </w:r>
      </w:ins>
      <w:ins w:id="3077" w:author="PR Preview" w:date="2024-01-01T00:00:00Z">
        <w:r>
          <w:t xml:space="preserve">67b337afb63d990a5cfb65f34a1df483b72dede5</w:t>
        </w:r>
      </w:ins>
    </w:p>
    <w:p>
      <w:pPr>
        <w:pStyle w:val="Compact"/>
        <w:numPr>
          <w:ilvl w:val="0"/>
          <w:numId w:val="1382"/>
        </w:numPr>
      </w:pPr>
      <w:ins w:id="3078" w:author="PR Preview" w:date="2024-01-01T00:00:00Z">
        <w:r>
          <w:rPr>
            <w:b/>
            <w:bCs/>
          </w:rPr>
          <w:t xml:space="preserve">Commit date:</w:t>
        </w:r>
      </w:ins>
      <w:ins w:id="3078" w:author="PR Preview" w:date="2024-01-01T00:00:00Z">
        <w:r>
          <w:t xml:space="preserve"> </w:t>
        </w:r>
      </w:ins>
      <w:ins w:id="3078" w:author="PR Preview" w:date="2024-01-01T00:00:00Z">
        <w:r>
          <w:t xml:space="preserve">2026-05-08 17:47:02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1"/>
  </w:num>
  <w:num w:numId="1379">
    <w:abstractNumId w:val="991"/>
  </w:num>
  <w:num w:numId="1380">
    <w:abstractNumId w:val="991"/>
  </w:num>
  <w:num w:numId="1381">
    <w:abstractNumId w:val="991"/>
  </w:num>
  <w:num w:numId="13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1" Type="http://schemas.openxmlformats.org/officeDocument/2006/relationships/image" Target="media/rId481.png"/><Relationship Id="rId624" Type="http://schemas.openxmlformats.org/officeDocument/2006/relationships/image" Target="media/rId624.png"/><Relationship Id="rId627" Type="http://schemas.openxmlformats.org/officeDocument/2006/relationships/image" Target="media/rId627.jpg"/><Relationship Id="rId346" Type="http://schemas.openxmlformats.org/officeDocument/2006/relationships/image" Target="media/rId346.png"/><Relationship Id="rId509" Type="http://schemas.openxmlformats.org/officeDocument/2006/relationships/image" Target="media/rId509.jpg"/><Relationship Id="rId515" Type="http://schemas.openxmlformats.org/officeDocument/2006/relationships/image" Target="media/rId515.png"/><Relationship Id="rId432" Type="http://schemas.openxmlformats.org/officeDocument/2006/relationships/image" Target="media/rId432.png"/><Relationship Id="rId437" Type="http://schemas.openxmlformats.org/officeDocument/2006/relationships/image" Target="media/rId437.png"/><Relationship Id="rId256" Type="http://schemas.openxmlformats.org/officeDocument/2006/relationships/image" Target="media/rId256.png"/><Relationship Id="rId633" Type="http://schemas.openxmlformats.org/officeDocument/2006/relationships/image" Target="media/rId633.png"/><Relationship Id="rId663" Type="http://schemas.openxmlformats.org/officeDocument/2006/relationships/image" Target="media/rId663.png"/><Relationship Id="rId261" Type="http://schemas.openxmlformats.org/officeDocument/2006/relationships/image" Target="media/rId261.png"/><Relationship Id="rId630" Type="http://schemas.openxmlformats.org/officeDocument/2006/relationships/image" Target="media/rId630.png"/><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9" Type="http://schemas.openxmlformats.org/officeDocument/2006/relationships/hyperlink" Target="http://adv-r.had.co.nz/Style.html" TargetMode="External"/><Relationship Id="rId787" Type="http://schemas.openxmlformats.org/officeDocument/2006/relationships/hyperlink" Target="http://colorbrewer2.org/" TargetMode="External"/><Relationship Id="rId845"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97"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5"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1"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9" Type="http://schemas.openxmlformats.org/officeDocument/2006/relationships/hyperlink" Target="https://datadryad.org/" TargetMode="External"/><Relationship Id="rId820" Type="http://schemas.openxmlformats.org/officeDocument/2006/relationships/hyperlink" Target="https://davidgohel.github.io/flextable/" TargetMode="External"/><Relationship Id="rId902"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57" Type="http://schemas.openxmlformats.org/officeDocument/2006/relationships/hyperlink" Target="https://desktop.github.com/" TargetMode="External"/><Relationship Id="rId692" Type="http://schemas.openxmlformats.org/officeDocument/2006/relationships/hyperlink" Target="https://developers.openai.com/api/docs/quickstart" TargetMode="External"/><Relationship Id="rId686"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702" Type="http://schemas.openxmlformats.org/officeDocument/2006/relationships/hyperlink" Target="https://docs.github.com/en/copilot/how-tos/use-copilot-agents/coding-agent/customize-the-agent-environment" TargetMode="External"/><Relationship Id="rId713" Type="http://schemas.openxmlformats.org/officeDocument/2006/relationships/hyperlink" Target="https://docs.github.com/en/copilot/how-tos/use-copilot-agents/coding-agent/customize-the-agent-environment#preinstalling-tools-or-dependencies-in-copilots-environment" TargetMode="External"/><Relationship Id="rId677" Type="http://schemas.openxmlformats.org/officeDocument/2006/relationships/hyperlink" Target="https://docs.github.com/en/copilot/how-tos/use-copilot-agents/coding-agent/customize-the-agent-firewall" TargetMode="External"/><Relationship Id="rId675"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9" Type="http://schemas.openxmlformats.org/officeDocument/2006/relationships/hyperlink" Target="https://docs.google.com/document/d/1ckgRCcr7FFPyymyMA6Y_-cB_vftOyrrxT28c6gRg0PI/edit" TargetMode="External"/><Relationship Id="rId869" Type="http://schemas.openxmlformats.org/officeDocument/2006/relationships/hyperlink" Target="https://doi.org/10.1038/467775a" TargetMode="External"/><Relationship Id="rId873" Type="http://schemas.openxmlformats.org/officeDocument/2006/relationships/hyperlink" Target="https://doi.org/10.1038/526182a" TargetMode="External"/><Relationship Id="rId886" Type="http://schemas.openxmlformats.org/officeDocument/2006/relationships/hyperlink" Target="https://doi.org/10.1038/d41586-019-00067-3" TargetMode="External"/><Relationship Id="rId831" Type="http://schemas.openxmlformats.org/officeDocument/2006/relationships/hyperlink" Target="https://doi.org/10.1038/d41586-019-01431-z" TargetMode="External"/><Relationship Id="rId882" Type="http://schemas.openxmlformats.org/officeDocument/2006/relationships/hyperlink" Target="https://doi.org/10.1038/d41586-019-02918-5" TargetMode="External"/><Relationship Id="rId893" Type="http://schemas.openxmlformats.org/officeDocument/2006/relationships/hyperlink" Target="https://doi.org/10.1038/d41586-021-03603-2" TargetMode="External"/><Relationship Id="rId843" Type="http://schemas.openxmlformats.org/officeDocument/2006/relationships/hyperlink" Target="https://doi.org/10.1038/s41467-020-19160-7" TargetMode="External"/><Relationship Id="rId871" Type="http://schemas.openxmlformats.org/officeDocument/2006/relationships/hyperlink" Target="https://doi.org/10.1038/s41562-016-0021" TargetMode="External"/><Relationship Id="rId880" Type="http://schemas.openxmlformats.org/officeDocument/2006/relationships/hyperlink" Target="https://doi.org/10.1371/journal.pcbi.1003833" TargetMode="External"/><Relationship Id="rId827"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5"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33" Type="http://schemas.openxmlformats.org/officeDocument/2006/relationships/hyperlink" Target="https://en.wikipedia.org/wiki/Battlestar_Galactica_(2004_TV_series)" TargetMode="External"/><Relationship Id="rId836"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87"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97" Type="http://schemas.openxmlformats.org/officeDocument/2006/relationships/hyperlink" Target="https://en.wikipedia.org/wiki/Doctor_of_Philosophy#History" TargetMode="External"/><Relationship Id="rId841"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1"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8" Type="http://schemas.openxmlformats.org/officeDocument/2006/relationships/hyperlink" Target="https://en.wikipedia.org/wiki/Masterpiece#History" TargetMode="External"/><Relationship Id="rId859"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8" Type="http://schemas.openxmlformats.org/officeDocument/2006/relationships/hyperlink" Target="https://en.wikipedia.org/wiki/Terminator_3:_Rise_of_the_Machines" TargetMode="External"/><Relationship Id="rId890" Type="http://schemas.openxmlformats.org/officeDocument/2006/relationships/hyperlink" Target="https://en.wikipedia.org/wiki/The_Matrix" TargetMode="External"/><Relationship Id="rId796"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5" Type="http://schemas.openxmlformats.org/officeDocument/2006/relationships/hyperlink" Target="https://en.wikipedia.org/wiki/WarGames" TargetMode="External"/><Relationship Id="rId810" Type="http://schemas.openxmlformats.org/officeDocument/2006/relationships/hyperlink" Target="https://en.wikipedia.org/wiki/Yes,_and_..." TargetMode="External"/><Relationship Id="rId852"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6"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1"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2"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12"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801"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6"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17"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15"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53"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41"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56" Type="http://schemas.openxmlformats.org/officeDocument/2006/relationships/hyperlink" Target="https://github.com/ucdavisdatalab/workshop_nlp_with_python" TargetMode="External"/><Relationship Id="rId755" Type="http://schemas.openxmlformats.org/officeDocument/2006/relationships/hyperlink" Target="https://github.com/ucdavisdatalab/workshop_python_basics" TargetMode="External"/><Relationship Id="rId74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1" Type="http://schemas.openxmlformats.org/officeDocument/2006/relationships/hyperlink" Target="https://grants.nih.gov" TargetMode="External"/><Relationship Id="rId772" Type="http://schemas.openxmlformats.org/officeDocument/2006/relationships/hyperlink" Target="https://grantwriting.stanford.edu/resources/funding-train/" TargetMode="External"/><Relationship Id="rId838"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691" Type="http://schemas.openxmlformats.org/officeDocument/2006/relationships/hyperlink" Target="https://help.openai.com/en/articles/4936850-where-do-i-find-my-openai-api-key" TargetMode="External"/><Relationship Id="rId577" Type="http://schemas.openxmlformats.org/officeDocument/2006/relationships/hyperlink" Target="https://hpc.ucdavis.edu/" TargetMode="External"/><Relationship Id="rId779" Type="http://schemas.openxmlformats.org/officeDocument/2006/relationships/hyperlink" Target="https://jadebc.github.io/lab-manual/" TargetMode="External"/><Relationship Id="rId725"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35"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9" Type="http://schemas.openxmlformats.org/officeDocument/2006/relationships/hyperlink" Target="https://journals.lww.com/epidem/Fulltext/2001/05000/The_Value_of_P.2.aspx" TargetMode="External"/><Relationship Id="rId789" Type="http://schemas.openxmlformats.org/officeDocument/2006/relationships/hyperlink" Target="https://journals.plos.org/ploscompbiol/article?id=10.1371/journal.pcbi.1003833" TargetMode="External"/><Relationship Id="rId847" Type="http://schemas.openxmlformats.org/officeDocument/2006/relationships/hyperlink" Target="https://journals.plos.org/plosone/s/authorship" TargetMode="External"/><Relationship Id="rId761" Type="http://schemas.openxmlformats.org/officeDocument/2006/relationships/hyperlink" Target="https://link.springer.com/book/10.1007/978-3-030-98175-4" TargetMode="External"/><Relationship Id="rId776"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9" Type="http://schemas.openxmlformats.org/officeDocument/2006/relationships/hyperlink" Target="https://mastering-shiny.org/" TargetMode="External"/><Relationship Id="rId788" Type="http://schemas.openxmlformats.org/officeDocument/2006/relationships/hyperlink" Target="https://medialab.github.io/iwanthue/" TargetMode="External"/><Relationship Id="rId732"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64"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67" Type="http://schemas.openxmlformats.org/officeDocument/2006/relationships/hyperlink" Target="https://mitcommlab.mit.edu/be/2023/09/27/toward-an-evenbetterposter-improving-the-betterposter-template/" TargetMode="External"/><Relationship Id="rId781" Type="http://schemas.openxmlformats.org/officeDocument/2006/relationships/hyperlink" Target="https://myidp.sciencecareers.org/" TargetMode="External"/><Relationship Id="rId866" Type="http://schemas.openxmlformats.org/officeDocument/2006/relationships/hyperlink" Target="https://openreview.net/forum?id=BZ5a1r-kVsf" TargetMode="External"/><Relationship Id="rId875"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89" Type="http://schemas.openxmlformats.org/officeDocument/2006/relationships/hyperlink" Target="https://platform.openai.com/api-keys" TargetMode="External"/><Relationship Id="rId861" Type="http://schemas.openxmlformats.org/officeDocument/2006/relationships/hyperlink" Target="https://plos.org/resource/how-to-store-and-manage-your-data/" TargetMode="External"/><Relationship Id="rId690" Type="http://schemas.openxmlformats.org/officeDocument/2006/relationships/hyperlink" Target="https://positron.posit.co/assistant-getting-started.html"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4"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906"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6" Type="http://schemas.openxmlformats.org/officeDocument/2006/relationships/hyperlink" Target="https://s3.amazonaws.com/assets.datacamp.com/blog_assets/datatable_Cheat_Sheet_R.pdf" TargetMode="External"/><Relationship Id="rId829"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8" Type="http://schemas.openxmlformats.org/officeDocument/2006/relationships/hyperlink" Target="https://sethrobertson.github.io/GitFixUm/fixup.html" TargetMode="External"/><Relationship Id="rId884"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1"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0"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37" Type="http://schemas.openxmlformats.org/officeDocument/2006/relationships/hyperlink" Target="https://ucb-epi-r.github.io" TargetMode="External"/><Relationship Id="rId911" Type="http://schemas.openxmlformats.org/officeDocument/2006/relationships/hyperlink" Target="https://ucd-serg.github.io/lab-manual/appendix-copilot-instructions.html" TargetMode="External"/><Relationship Id="rId913"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27"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42" Type="http://schemas.openxmlformats.org/officeDocument/2006/relationships/hyperlink" Target="https://ucdavisdatalab.github.io/install_guides/" TargetMode="External"/><Relationship Id="rId73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8"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4"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9" Type="http://schemas.openxmlformats.org/officeDocument/2006/relationships/hyperlink" Target="https://www.danieldsjoberg.com/gtsummary/" TargetMode="External"/><Relationship Id="rId816"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75"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13" Type="http://schemas.openxmlformats.org/officeDocument/2006/relationships/hyperlink" Target="https://www.medrxiv.org/" TargetMode="External"/><Relationship Id="rId784" Type="http://schemas.openxmlformats.org/officeDocument/2006/relationships/hyperlink" Target="https://www.nature.com/articles/d41586-021-03603-2" TargetMode="External"/><Relationship Id="rId773"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4" Type="http://schemas.openxmlformats.org/officeDocument/2006/relationships/hyperlink" Target="https://www.rstudio.com/wp-content/uploads/2015/02/data-wrangling-cheatsheet.pdf" TargetMode="External"/><Relationship Id="rId747" Type="http://schemas.openxmlformats.org/officeDocument/2006/relationships/hyperlink" Target="https://www.rstudio.com/wp-content/uploads/2015/02/rmarkdown-cheatsheet.pdf" TargetMode="External"/><Relationship Id="rId745" Type="http://schemas.openxmlformats.org/officeDocument/2006/relationships/hyperlink" Target="https://www.rstudio.com/wp-content/uploads/2015/03/ggplot2-cheatsheet.pdf" TargetMode="External"/><Relationship Id="rId765"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2" Type="http://schemas.openxmlformats.org/officeDocument/2006/relationships/hyperlink" Target="https://www.training.nih.gov/career-services/" TargetMode="External"/><Relationship Id="rId785" Type="http://schemas.openxmlformats.org/officeDocument/2006/relationships/hyperlink" Target="https://www.youtube.com/watch?v=1RwJbhkCA58" TargetMode="External"/><Relationship Id="rId766" Type="http://schemas.openxmlformats.org/officeDocument/2006/relationships/hyperlink" Target="https://www.youtube.com/watch?v=1RwJbhkCA58&amp;t=1171s" TargetMode="External"/><Relationship Id="rId854"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3"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78"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49" Type="http://schemas.openxmlformats.org/officeDocument/2006/relationships/hyperlink" Target="http://adv-r.had.co.nz/Style.html" TargetMode="External"/><Relationship Id="rId787" Type="http://schemas.openxmlformats.org/officeDocument/2006/relationships/hyperlink" Target="http://colorbrewer2.org/" TargetMode="External"/><Relationship Id="rId845"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6" Type="http://schemas.openxmlformats.org/officeDocument/2006/relationships/hyperlink" Target="https://about.codecov.io" TargetMode="External"/><Relationship Id="rId897"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5"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1"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49" Type="http://schemas.openxmlformats.org/officeDocument/2006/relationships/hyperlink" Target="https://datadryad.org/" TargetMode="External"/><Relationship Id="rId820" Type="http://schemas.openxmlformats.org/officeDocument/2006/relationships/hyperlink" Target="https://davidgohel.github.io/flextable/" TargetMode="External"/><Relationship Id="rId902"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57" Type="http://schemas.openxmlformats.org/officeDocument/2006/relationships/hyperlink" Target="https://desktop.github.com/" TargetMode="External"/><Relationship Id="rId692" Type="http://schemas.openxmlformats.org/officeDocument/2006/relationships/hyperlink" Target="https://developers.openai.com/api/docs/quickstart" TargetMode="External"/><Relationship Id="rId686"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4" Type="http://schemas.openxmlformats.org/officeDocument/2006/relationships/hyperlink" Target="https://docs.github.com/en/actions" TargetMode="External"/><Relationship Id="rId650" Type="http://schemas.openxmlformats.org/officeDocument/2006/relationships/hyperlink" Target="https://docs.github.com/en/copilot/how-tos/use-copilot-agents/coding-agent" TargetMode="External"/><Relationship Id="rId702" Type="http://schemas.openxmlformats.org/officeDocument/2006/relationships/hyperlink" Target="https://docs.github.com/en/copilot/how-tos/use-copilot-agents/coding-agent/customize-the-agent-environment" TargetMode="External"/><Relationship Id="rId713" Type="http://schemas.openxmlformats.org/officeDocument/2006/relationships/hyperlink" Target="https://docs.github.com/en/copilot/how-tos/use-copilot-agents/coding-agent/customize-the-agent-environment#preinstalling-tools-or-dependencies-in-copilots-environment" TargetMode="External"/><Relationship Id="rId677" Type="http://schemas.openxmlformats.org/officeDocument/2006/relationships/hyperlink" Target="https://docs.github.com/en/copilot/how-tos/use-copilot-agents/coding-agent/customize-the-agent-firewall" TargetMode="External"/><Relationship Id="rId675" Type="http://schemas.openxmlformats.org/officeDocument/2006/relationships/hyperlink" Target="https://docs.github.com/en/copilot/reference/copilot-allowlist-reference" TargetMode="External"/><Relationship Id="rId553" Type="http://schemas.openxmlformats.org/officeDocument/2006/relationships/hyperlink" Target="https://docs.github.com/en/enterprise/2.13/user/articles/creating-releases" TargetMode="External"/><Relationship Id="rId468" Type="http://schemas.openxmlformats.org/officeDocument/2006/relationships/hyperlink" Target="https://docs.github.com/en/repositories/working-with-files/managing-files/customizing-how-changed-files-appear-on-github" TargetMode="External"/><Relationship Id="rId769" Type="http://schemas.openxmlformats.org/officeDocument/2006/relationships/hyperlink" Target="https://docs.google.com/document/d/1ckgRCcr7FFPyymyMA6Y_-cB_vftOyrrxT28c6gRg0PI/edit" TargetMode="External"/><Relationship Id="rId869" Type="http://schemas.openxmlformats.org/officeDocument/2006/relationships/hyperlink" Target="https://doi.org/10.1038/467775a" TargetMode="External"/><Relationship Id="rId873" Type="http://schemas.openxmlformats.org/officeDocument/2006/relationships/hyperlink" Target="https://doi.org/10.1038/526182a" TargetMode="External"/><Relationship Id="rId886" Type="http://schemas.openxmlformats.org/officeDocument/2006/relationships/hyperlink" Target="https://doi.org/10.1038/d41586-019-00067-3" TargetMode="External"/><Relationship Id="rId831" Type="http://schemas.openxmlformats.org/officeDocument/2006/relationships/hyperlink" Target="https://doi.org/10.1038/d41586-019-01431-z" TargetMode="External"/><Relationship Id="rId882" Type="http://schemas.openxmlformats.org/officeDocument/2006/relationships/hyperlink" Target="https://doi.org/10.1038/d41586-019-02918-5" TargetMode="External"/><Relationship Id="rId893" Type="http://schemas.openxmlformats.org/officeDocument/2006/relationships/hyperlink" Target="https://doi.org/10.1038/d41586-021-03603-2" TargetMode="External"/><Relationship Id="rId843" Type="http://schemas.openxmlformats.org/officeDocument/2006/relationships/hyperlink" Target="https://doi.org/10.1038/s41467-020-19160-7" TargetMode="External"/><Relationship Id="rId871" Type="http://schemas.openxmlformats.org/officeDocument/2006/relationships/hyperlink" Target="https://doi.org/10.1038/s41562-016-0021" TargetMode="External"/><Relationship Id="rId880" Type="http://schemas.openxmlformats.org/officeDocument/2006/relationships/hyperlink" Target="https://doi.org/10.1371/journal.pcbi.1003833" TargetMode="External"/><Relationship Id="rId827"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0" Type="http://schemas.openxmlformats.org/officeDocument/2006/relationships/hyperlink" Target="https://eddelbuettel.github.io/r2u/" TargetMode="External"/><Relationship Id="rId427" Type="http://schemas.openxmlformats.org/officeDocument/2006/relationships/hyperlink" Target="https://education.github.com/" TargetMode="External"/><Relationship Id="rId428" Type="http://schemas.openxmlformats.org/officeDocument/2006/relationships/hyperlink" Target="https://education.github.com/pack" TargetMode="External"/><Relationship Id="rId429"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5" Type="http://schemas.openxmlformats.org/officeDocument/2006/relationships/hyperlink" Target="https://en.wikipedia.org/wiki/2001:_A_Space_Odyssey_(film)" TargetMode="External"/><Relationship Id="rId596" Type="http://schemas.openxmlformats.org/officeDocument/2006/relationships/hyperlink" Target="https://en.wikipedia.org/wiki/AI-assisted_software_development" TargetMode="External"/><Relationship Id="rId613" Type="http://schemas.openxmlformats.org/officeDocument/2006/relationships/hyperlink" Target="https://en.wikipedia.org/wiki/AI_agent" TargetMode="External"/><Relationship Id="rId666" Type="http://schemas.openxmlformats.org/officeDocument/2006/relationships/hyperlink" Target="https://en.wikipedia.org/wiki/Agent_(The_Matrix)" TargetMode="External"/><Relationship Id="rId833" Type="http://schemas.openxmlformats.org/officeDocument/2006/relationships/hyperlink" Target="https://en.wikipedia.org/wiki/Battlestar_Galactica_(2004_TV_series)" TargetMode="External"/><Relationship Id="rId836"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87"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797" Type="http://schemas.openxmlformats.org/officeDocument/2006/relationships/hyperlink" Target="https://en.wikipedia.org/wiki/Doctor_of_Philosophy#History" TargetMode="External"/><Relationship Id="rId841"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1" Type="http://schemas.openxmlformats.org/officeDocument/2006/relationships/hyperlink" Target="https://en.wikipedia.org/wiki/Implicature" TargetMode="External"/><Relationship Id="rId615" Type="http://schemas.openxmlformats.org/officeDocument/2006/relationships/hyperlink" Target="https://en.wikipedia.org/wiki/Intelligent_agent" TargetMode="External"/><Relationship Id="rId798" Type="http://schemas.openxmlformats.org/officeDocument/2006/relationships/hyperlink" Target="https://en.wikipedia.org/wiki/Masterpiece#History" TargetMode="External"/><Relationship Id="rId859"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chnological_singularity" TargetMode="External"/><Relationship Id="rId888" Type="http://schemas.openxmlformats.org/officeDocument/2006/relationships/hyperlink" Target="https://en.wikipedia.org/wiki/Terminator_3:_Rise_of_the_Machines" TargetMode="External"/><Relationship Id="rId890" Type="http://schemas.openxmlformats.org/officeDocument/2006/relationships/hyperlink" Target="https://en.wikipedia.org/wiki/The_Matrix" TargetMode="External"/><Relationship Id="rId796"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5" Type="http://schemas.openxmlformats.org/officeDocument/2006/relationships/hyperlink" Target="https://en.wikipedia.org/wiki/WarGames" TargetMode="External"/><Relationship Id="rId810" Type="http://schemas.openxmlformats.org/officeDocument/2006/relationships/hyperlink" Target="https://en.wikipedia.org/wiki/Yes,_and_..." TargetMode="External"/><Relationship Id="rId852"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6"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07" Type="http://schemas.openxmlformats.org/officeDocument/2006/relationships/hyperlink" Target="https://github.com/UCD-SERG/lab-manual/issues/112" TargetMode="External"/><Relationship Id="rId642" Type="http://schemas.openxmlformats.org/officeDocument/2006/relationships/hyperlink" Target="https://github.com/UCD-SERG/lab-manual/issues/42" TargetMode="External"/><Relationship Id="rId608" Type="http://schemas.openxmlformats.org/officeDocument/2006/relationships/hyperlink" Target="https://github.com/UCD-SERG/lab-manual/pull/145" TargetMode="External"/><Relationship Id="rId643"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1"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2"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1"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3" Type="http://schemas.openxmlformats.org/officeDocument/2006/relationships/hyperlink" Target="https://github.com/features/actions" TargetMode="External"/><Relationship Id="rId612" Type="http://schemas.openxmlformats.org/officeDocument/2006/relationships/hyperlink" Target="https://github.com/features/copilot/agents" TargetMode="External"/><Relationship Id="rId712" Type="http://schemas.openxmlformats.org/officeDocument/2006/relationships/hyperlink" Target="https://github.com/features/copilot/plans" TargetMode="External"/><Relationship Id="rId459" Type="http://schemas.openxmlformats.org/officeDocument/2006/relationships/hyperlink" Target="https://github.com/github-linguist/linguist/" TargetMode="External"/><Relationship Id="rId469" Type="http://schemas.openxmlformats.org/officeDocument/2006/relationships/hyperlink" Target="https://github.com/github-linguist/linguist/blob/main/docs/overrides.md" TargetMode="External"/><Relationship Id="rId467" Type="http://schemas.openxmlformats.org/officeDocument/2006/relationships/hyperlink" Target="https://github.com/github-linguist/linguist/blob/main/docs/overrides.md#detectable" TargetMode="External"/><Relationship Id="rId466" Type="http://schemas.openxmlformats.org/officeDocument/2006/relationships/hyperlink" Target="https://github.com/github-linguist/linguist/blob/main/docs/overrides.md#documentation" TargetMode="External"/><Relationship Id="rId460" Type="http://schemas.openxmlformats.org/officeDocument/2006/relationships/hyperlink" Target="https://github.com/github-linguist/linguist/blob/main/docs/overrides.md#generated-code" TargetMode="External"/><Relationship Id="rId463" Type="http://schemas.openxmlformats.org/officeDocument/2006/relationships/hyperlink" Target="https://github.com/github-linguist/linguist/blob/main/docs/overrides.md#using-gitattributes" TargetMode="External"/><Relationship Id="rId465" Type="http://schemas.openxmlformats.org/officeDocument/2006/relationships/hyperlink" Target="https://github.com/github-linguist/linguist/blob/main/docs/overrides.md#vendored-code" TargetMode="External"/><Relationship Id="rId456" Type="http://schemas.openxmlformats.org/officeDocument/2006/relationships/hyperlink" Target="https://github.com/github/gitignore/blob/master/R.gitignore" TargetMode="External"/><Relationship Id="rId489"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88" Type="http://schemas.openxmlformats.org/officeDocument/2006/relationships/hyperlink" Target="https://github.com/marocchino/sticky-pull-request-comment" TargetMode="External"/><Relationship Id="rId801" Type="http://schemas.openxmlformats.org/officeDocument/2006/relationships/hyperlink" Target="https://github.com/nmfs-opensci/quarto-thesis" TargetMode="External"/><Relationship Id="rId648" Type="http://schemas.openxmlformats.org/officeDocument/2006/relationships/hyperlink" Target="https://github.com/orgs/community/discussions/162826" TargetMode="External"/><Relationship Id="rId649"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6"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17"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715" Type="http://schemas.openxmlformats.org/officeDocument/2006/relationships/hyperlink" Target="https://github.com/quarto-dev/quarto-cli/issues/6357" TargetMode="External"/><Relationship Id="rId196" Type="http://schemas.openxmlformats.org/officeDocument/2006/relationships/hyperlink" Target="https://github.com/r-box/boxr" TargetMode="External"/><Relationship Id="rId475" Type="http://schemas.openxmlformats.org/officeDocument/2006/relationships/hyperlink" Target="https://github.com/r-lib/actions" TargetMode="External"/><Relationship Id="rId505" Type="http://schemas.openxmlformats.org/officeDocument/2006/relationships/hyperlink" Target="https://github.com/r-lib/actions#where-to-find-help" TargetMode="External"/><Relationship Id="rId491" Type="http://schemas.openxmlformats.org/officeDocument/2006/relationships/hyperlink" Target="https://github.com/rossjrw/pr-preview-action" TargetMode="External"/><Relationship Id="rId492" Type="http://schemas.openxmlformats.org/officeDocument/2006/relationships/hyperlink" Target="https://github.com/rossjrw/pr-preview-action?tab=readme-ov-file#only-remove-previews-for-unmerged-prs" TargetMode="External"/><Relationship Id="rId436" Type="http://schemas.openxmlformats.org/officeDocument/2006/relationships/hyperlink" Target="https://github.com/settings/copilot/features" TargetMode="External"/><Relationship Id="rId753" Type="http://schemas.openxmlformats.org/officeDocument/2006/relationships/hyperlink" Target="https://github.com/skills/introduction-to-github" TargetMode="External"/><Relationship Id="rId490" Type="http://schemas.openxmlformats.org/officeDocument/2006/relationships/hyperlink" Target="https://github.com/thollander/actions-comment-pull-request" TargetMode="External"/><Relationship Id="rId560" Type="http://schemas.openxmlformats.org/officeDocument/2006/relationships/hyperlink" Target="https://github.com/ucdavisdatalab" TargetMode="External"/><Relationship Id="rId741" Type="http://schemas.openxmlformats.org/officeDocument/2006/relationships/hyperlink" Target="https://github.com/ucdavisdatalab/research-toolkits" TargetMode="External"/><Relationship Id="rId425" Type="http://schemas.openxmlformats.org/officeDocument/2006/relationships/hyperlink" Target="https://github.com/ucdavisdatalab/sandbox_git" TargetMode="External"/><Relationship Id="rId568" Type="http://schemas.openxmlformats.org/officeDocument/2006/relationships/hyperlink" Target="https://github.com/ucdavisdatalab/workshop_how-to-data-documentation" TargetMode="External"/><Relationship Id="rId756" Type="http://schemas.openxmlformats.org/officeDocument/2006/relationships/hyperlink" Target="https://github.com/ucdavisdatalab/workshop_nlp_with_python" TargetMode="External"/><Relationship Id="rId755" Type="http://schemas.openxmlformats.org/officeDocument/2006/relationships/hyperlink" Target="https://github.com/ucdavisdatalab/workshop_python_basics" TargetMode="External"/><Relationship Id="rId74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1" Type="http://schemas.openxmlformats.org/officeDocument/2006/relationships/hyperlink" Target="https://grants.nih.gov" TargetMode="External"/><Relationship Id="rId772" Type="http://schemas.openxmlformats.org/officeDocument/2006/relationships/hyperlink" Target="https://grantwriting.stanford.edu/resources/funding-train/" TargetMode="External"/><Relationship Id="rId838" Type="http://schemas.openxmlformats.org/officeDocument/2006/relationships/hyperlink" Target="https://happygitwithr.com/" TargetMode="External"/><Relationship Id="rId453" Type="http://schemas.openxmlformats.org/officeDocument/2006/relationships/hyperlink" Target="https://happygitwithr.com/repeated-amend.html" TargetMode="External"/><Relationship Id="rId446" Type="http://schemas.openxmlformats.org/officeDocument/2006/relationships/hyperlink" Target="https://help.github.com/en/github/collaborating-with-issues-and-pull-requests/creating-a-pull-request#creating-the-pull-request" TargetMode="External"/><Relationship Id="rId691" Type="http://schemas.openxmlformats.org/officeDocument/2006/relationships/hyperlink" Target="https://help.openai.com/en/articles/4936850-where-do-i-find-my-openai-api-key" TargetMode="External"/><Relationship Id="rId577" Type="http://schemas.openxmlformats.org/officeDocument/2006/relationships/hyperlink" Target="https://hpc.ucdavis.edu/" TargetMode="External"/><Relationship Id="rId779" Type="http://schemas.openxmlformats.org/officeDocument/2006/relationships/hyperlink" Target="https://jadebc.github.io/lab-manual/" TargetMode="External"/><Relationship Id="rId725" Type="http://schemas.openxmlformats.org/officeDocument/2006/relationships/hyperlink" Target="https://jadebc.github.io/lab-manual/checklists.html" TargetMode="External"/><Relationship Id="rId541"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3"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1" Type="http://schemas.openxmlformats.org/officeDocument/2006/relationships/hyperlink" Target="https://jadebc.github.io/lab-manual/reproducible-environments.html" TargetMode="External"/><Relationship Id="rId735" Type="http://schemas.openxmlformats.org/officeDocument/2006/relationships/hyperlink" Target="https://jadebc.github.io/lab-manual/resources.html" TargetMode="External"/><Relationship Id="rId576" Type="http://schemas.openxmlformats.org/officeDocument/2006/relationships/hyperlink" Target="https://jadebc.github.io/lab-manual/slurm.html" TargetMode="External"/><Relationship Id="rId508"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29" Type="http://schemas.openxmlformats.org/officeDocument/2006/relationships/hyperlink" Target="https://journals.lww.com/epidem/Fulltext/2001/05000/The_Value_of_P.2.aspx" TargetMode="External"/><Relationship Id="rId789" Type="http://schemas.openxmlformats.org/officeDocument/2006/relationships/hyperlink" Target="https://journals.plos.org/ploscompbiol/article?id=10.1371/journal.pcbi.1003833" TargetMode="External"/><Relationship Id="rId847" Type="http://schemas.openxmlformats.org/officeDocument/2006/relationships/hyperlink" Target="https://journals.plos.org/plosone/s/authorship" TargetMode="External"/><Relationship Id="rId761" Type="http://schemas.openxmlformats.org/officeDocument/2006/relationships/hyperlink" Target="https://link.springer.com/book/10.1007/978-3-030-98175-4" TargetMode="External"/><Relationship Id="rId776"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899" Type="http://schemas.openxmlformats.org/officeDocument/2006/relationships/hyperlink" Target="https://mastering-shiny.org/" TargetMode="External"/><Relationship Id="rId788" Type="http://schemas.openxmlformats.org/officeDocument/2006/relationships/hyperlink" Target="https://medialab.github.io/iwanthue/" TargetMode="External"/><Relationship Id="rId732" Type="http://schemas.openxmlformats.org/officeDocument/2006/relationships/hyperlink" Target="https://medialab.github.io/iwanthue/?utm_source=Nature+Briefing&amp;utm_campaign=2c68711076-briefing-dy-20211006&amp;utm_medium=email&amp;utm_term=0_c9dfd39373-2c68711076-44335685" TargetMode="External"/><Relationship Id="rId526" Type="http://schemas.openxmlformats.org/officeDocument/2006/relationships/hyperlink" Target="https://medium.com/@jeongwhanchoi/install-tmux-on-osx-and-basics-commands-for-beginners-be22520fd95e" TargetMode="External"/><Relationship Id="rId864"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67" Type="http://schemas.openxmlformats.org/officeDocument/2006/relationships/hyperlink" Target="https://mitcommlab.mit.edu/be/2023/09/27/toward-an-evenbetterposter-improving-the-betterposter-template/" TargetMode="External"/><Relationship Id="rId781" Type="http://schemas.openxmlformats.org/officeDocument/2006/relationships/hyperlink" Target="https://myidp.sciencecareers.org/" TargetMode="External"/><Relationship Id="rId866" Type="http://schemas.openxmlformats.org/officeDocument/2006/relationships/hyperlink" Target="https://openreview.net/forum?id=BZ5a1r-kVsf" TargetMode="External"/><Relationship Id="rId875"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89" Type="http://schemas.openxmlformats.org/officeDocument/2006/relationships/hyperlink" Target="https://platform.openai.com/api-keys" TargetMode="External"/><Relationship Id="rId861" Type="http://schemas.openxmlformats.org/officeDocument/2006/relationships/hyperlink" Target="https://plos.org/resource/how-to-store-and-manage-your-data/" TargetMode="External"/><Relationship Id="rId690" Type="http://schemas.openxmlformats.org/officeDocument/2006/relationships/hyperlink" Target="https://positron.posit.co/assistant-getting-started.html" TargetMode="External"/><Relationship Id="rId567"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4"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3" Type="http://schemas.openxmlformats.org/officeDocument/2006/relationships/hyperlink" Target="https://r-pkgs.org/software-development-practices.html#sec-sw-dev-practices-ci" TargetMode="External"/><Relationship Id="rId906"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69"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4"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6" Type="http://schemas.openxmlformats.org/officeDocument/2006/relationships/hyperlink" Target="https://s3.amazonaws.com/assets.datacamp.com/blog_assets/datatable_Cheat_Sheet_R.pdf" TargetMode="External"/><Relationship Id="rId829"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1"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78" Type="http://schemas.openxmlformats.org/officeDocument/2006/relationships/hyperlink" Target="https://sethrobertson.github.io/GitFixUm/fixup.html" TargetMode="External"/><Relationship Id="rId884"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4" Type="http://schemas.openxmlformats.org/officeDocument/2006/relationships/hyperlink" Target="https://sp19.datastructur.es/materials/guides/using-git#b-local-repositories-narrative-introduction" TargetMode="External"/><Relationship Id="rId444"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1"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0"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57" Type="http://schemas.openxmlformats.org/officeDocument/2006/relationships/hyperlink" Target="https://tidyverse.org/blog/2017/12/workflow-vs-script/" TargetMode="External"/><Relationship Id="rId737" Type="http://schemas.openxmlformats.org/officeDocument/2006/relationships/hyperlink" Target="https://ucb-epi-r.github.io" TargetMode="External"/><Relationship Id="rId911" Type="http://schemas.openxmlformats.org/officeDocument/2006/relationships/hyperlink" Target="https://ucd-serg.github.io/lab-manual/appendix-copilot-instructions.html" TargetMode="External"/><Relationship Id="rId913" Type="http://schemas.openxmlformats.org/officeDocument/2006/relationships/hyperlink" Target="https://ucd-serg.github.io/lab-manual/appendix-copilot-setup-steps.html" TargetMode="External"/><Relationship Id="rId543" Type="http://schemas.openxmlformats.org/officeDocument/2006/relationships/hyperlink" Target="https://ucd-serg.github.io/lab-manual/coding-practices.html#file-headers" TargetMode="External"/><Relationship Id="rId546" Type="http://schemas.openxmlformats.org/officeDocument/2006/relationships/hyperlink" Target="https://ucd-serg.github.io/lab-manual/coding-practices.html#function-documentation" TargetMode="External"/><Relationship Id="rId727" Type="http://schemas.openxmlformats.org/officeDocument/2006/relationships/hyperlink" Target="https://ucd-serg.github.io/lab-manual/coding-style.html" TargetMode="External"/><Relationship Id="rId549" Type="http://schemas.openxmlformats.org/officeDocument/2006/relationships/hyperlink" Target="https://ucd-serg.github.io/lab-manual/unix.html#example-code-for-runfilesavelogs" TargetMode="External"/><Relationship Id="rId742" Type="http://schemas.openxmlformats.org/officeDocument/2006/relationships/hyperlink" Target="https://ucdavisdatalab.github.io/install_guides/" TargetMode="External"/><Relationship Id="rId739"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58" Type="http://schemas.openxmlformats.org/officeDocument/2006/relationships/hyperlink" Target="https://ucjug.github.io/workshop_julia_basics/" TargetMode="External"/><Relationship Id="rId55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4"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1" Type="http://schemas.openxmlformats.org/officeDocument/2006/relationships/hyperlink" Target="https://www.chriswrites.com/how-to-change-file-permissions-using-the-terminal/" TargetMode="External"/><Relationship Id="rId819" Type="http://schemas.openxmlformats.org/officeDocument/2006/relationships/hyperlink" Target="https://www.danieldsjoberg.com/gtsummary/" TargetMode="External"/><Relationship Id="rId816" Type="http://schemas.openxmlformats.org/officeDocument/2006/relationships/hyperlink" Target="https://www.equator-network.org/" TargetMode="External"/><Relationship Id="rId462" Type="http://schemas.openxmlformats.org/officeDocument/2006/relationships/hyperlink" Target="https://www.git-scm.com/docs/gitignore#_pattern_format" TargetMode="External"/><Relationship Id="rId485" Type="http://schemas.openxmlformats.org/officeDocument/2006/relationships/hyperlink" Target="https://www.githubstatus.com/" TargetMode="External"/><Relationship Id="rId775" Type="http://schemas.openxmlformats.org/officeDocument/2006/relationships/hyperlink" Target="https://www.globalcodeofconduct.org/" TargetMode="External"/><Relationship Id="rId522" Type="http://schemas.openxmlformats.org/officeDocument/2006/relationships/hyperlink" Target="https://www.howtogeek.com/118594/how-to-edit-your-system-path-for-easy-command-line-access/" TargetMode="External"/><Relationship Id="rId813" Type="http://schemas.openxmlformats.org/officeDocument/2006/relationships/hyperlink" Target="https://www.medrxiv.org/" TargetMode="External"/><Relationship Id="rId784" Type="http://schemas.openxmlformats.org/officeDocument/2006/relationships/hyperlink" Target="https://www.nature.com/articles/d41586-021-03603-2" TargetMode="External"/><Relationship Id="rId773" Type="http://schemas.openxmlformats.org/officeDocument/2006/relationships/hyperlink" Target="https://www.niaid.nih.gov/grants-contracts/write-grant-application" TargetMode="External"/><Relationship Id="rId620"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4" Type="http://schemas.openxmlformats.org/officeDocument/2006/relationships/hyperlink" Target="https://www.rstudio.com/wp-content/uploads/2015/02/data-wrangling-cheatsheet.pdf" TargetMode="External"/><Relationship Id="rId747" Type="http://schemas.openxmlformats.org/officeDocument/2006/relationships/hyperlink" Target="https://www.rstudio.com/wp-content/uploads/2015/02/rmarkdown-cheatsheet.pdf" TargetMode="External"/><Relationship Id="rId745" Type="http://schemas.openxmlformats.org/officeDocument/2006/relationships/hyperlink" Target="https://www.rstudio.com/wp-content/uploads/2015/03/ggplot2-cheatsheet.pdf" TargetMode="External"/><Relationship Id="rId765"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2" Type="http://schemas.openxmlformats.org/officeDocument/2006/relationships/hyperlink" Target="https://www.training.nih.gov/career-services/" TargetMode="External"/><Relationship Id="rId785" Type="http://schemas.openxmlformats.org/officeDocument/2006/relationships/hyperlink" Target="https://www.youtube.com/watch?v=1RwJbhkCA58" TargetMode="External"/><Relationship Id="rId766" Type="http://schemas.openxmlformats.org/officeDocument/2006/relationships/hyperlink" Target="https://www.youtube.com/watch?v=1RwJbhkCA58&amp;t=1171s" TargetMode="External"/><Relationship Id="rId854"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3"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2026-05-08T17:51:43Z</dcterms:created>
  <dcterms:modified xsi:type="dcterms:W3CDTF">2026-05-08T17:51:43Z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