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2026-01-29</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2"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ins w:id="1248" w:author="PR Preview" w:date="2024-01-01T00:00:00Z">
        <w:r>
          <w:t xml:space="preserve">6.2.4 Alternatives to pkgdown</w:t>
        </w:r>
      </w:ins>
    </w:p>
    <w:p>
      <w:pPr>
        <w:pStyle w:val="FirstParagraph"/>
      </w:pPr>
      <w:ins w:id="1249" w:author="PR Preview" w:date="2024-01-01T00:00:00Z">
        <w:r>
          <w:t xml:space="preserve">While</w:t>
        </w:r>
      </w:ins>
      <w:ins w:id="1249" w:author="PR Preview" w:date="2024-01-01T00:00:00Z">
        <w:r>
          <w:t xml:space="preserve"> </w:t>
        </w:r>
      </w:ins>
      <w:hyperlink r:id="rId84">
        <w:r>
          <w:rPr>
            <w:rStyle w:val="VerbatimChar"/>
          </w:rPr>
          <w:t xml:space="preserve">{pkgdown}</w:t>
        </w:r>
      </w:hyperlink>
      <w:ins w:id="1249" w:author="PR Preview" w:date="2024-01-01T00:00:00Z">
        <w:r>
          <w:t xml:space="preserve"> </w:t>
        </w:r>
      </w:ins>
      <w:ins w:id="1249" w:author="PR Preview" w:date="2024-01-01T00:00:00Z">
        <w:r>
          <w:t xml:space="preserve">is the standard tool for creating package documentation websites,</w:t>
        </w:r>
      </w:ins>
      <w:ins w:id="1249" w:author="PR Preview" w:date="2024-01-01T00:00:00Z">
        <w:r>
          <w:t xml:space="preserve"> </w:t>
        </w:r>
      </w:ins>
      <w:ins w:id="1249" w:author="PR Preview" w:date="2024-01-01T00:00:00Z">
        <w:r>
          <w:t xml:space="preserve">several alternatives exist that may better suit specific needs,</w:t>
        </w:r>
      </w:ins>
      <w:ins w:id="1249" w:author="PR Preview" w:date="2024-01-01T00:00:00Z">
        <w:r>
          <w:t xml:space="preserve"> </w:t>
        </w:r>
      </w:ins>
      <w:ins w:id="1249" w:author="PR Preview" w:date="2024-01-01T00:00:00Z">
        <w:r>
          <w:t xml:space="preserve">particularly for generating multiple output formats beyond HTML.</w:t>
        </w:r>
      </w:ins>
    </w:p>
    <w:bookmarkStart w:id="87" w:name="altdoc"/>
    <w:p>
      <w:pPr>
        <w:pStyle w:val="Heading4"/>
      </w:pPr>
      <w:ins w:id="1250" w:author="PR Preview" w:date="2024-01-01T00:00:00Z">
        <w:r>
          <w:t xml:space="preserve">6.2.4.1 altdoc</w:t>
        </w:r>
      </w:ins>
    </w:p>
    <w:p>
      <w:pPr>
        <w:pStyle w:val="FirstParagraph"/>
      </w:pPr>
      <w:hyperlink r:id="rId85">
        <w:r>
          <w:rPr>
            <w:rStyle w:val="VerbatimChar"/>
          </w:rPr>
          <w:t xml:space="preserve">{altdoc}</w:t>
        </w:r>
      </w:hyperlink>
      <w:ins w:id="1251" w:author="PR Preview" w:date="2024-01-01T00:00:00Z">
        <w:r>
          <w:t xml:space="preserve"> </w:t>
        </w:r>
      </w:ins>
      <w:ins w:id="1251" w:author="PR Preview" w:date="2024-01-01T00:00:00Z">
        <w:r>
          <w:t xml:space="preserve">is a flexible alternative that supports multiple documentation frameworks,</w:t>
        </w:r>
      </w:ins>
      <w:ins w:id="1251" w:author="PR Preview" w:date="2024-01-01T00:00:00Z">
        <w:r>
          <w:t xml:space="preserve"> </w:t>
        </w:r>
      </w:ins>
      <w:ins w:id="1251" w:author="PR Preview" w:date="2024-01-01T00:00:00Z">
        <w:r>
          <w:t xml:space="preserve">including Quarto,</w:t>
        </w:r>
      </w:ins>
      <w:ins w:id="1251" w:author="PR Preview" w:date="2024-01-01T00:00:00Z">
        <w:r>
          <w:t xml:space="preserve"> </w:t>
        </w:r>
      </w:ins>
      <w:ins w:id="1251" w:author="PR Preview" w:date="2024-01-01T00:00:00Z">
        <w:r>
          <w:t xml:space="preserve">Docsify,</w:t>
        </w:r>
      </w:ins>
      <w:ins w:id="1251" w:author="PR Preview" w:date="2024-01-01T00:00:00Z">
        <w:r>
          <w:t xml:space="preserve"> </w:t>
        </w:r>
      </w:ins>
      <w:ins w:id="1251" w:author="PR Preview" w:date="2024-01-01T00:00:00Z">
        <w:r>
          <w:t xml:space="preserve">MkDocs,</w:t>
        </w:r>
      </w:ins>
      <w:ins w:id="1251" w:author="PR Preview" w:date="2024-01-01T00:00:00Z">
        <w:r>
          <w:t xml:space="preserve"> </w:t>
        </w:r>
      </w:ins>
      <w:ins w:id="1251" w:author="PR Preview" w:date="2024-01-01T00:00:00Z">
        <w:r>
          <w:t xml:space="preserve">and Docute.</w:t>
        </w:r>
      </w:ins>
      <w:ins w:id="1251" w:author="PR Preview" w:date="2024-01-01T00:00:00Z">
        <w:r>
          <w:t xml:space="preserve"> </w:t>
        </w:r>
      </w:ins>
      <w:ins w:id="1251" w:author="PR Preview" w:date="2024-01-01T00:00:00Z">
        <w:r>
          <w:t xml:space="preserve">It is especially useful when you need to generate documentation in multiple formats.</w:t>
        </w:r>
      </w:ins>
    </w:p>
    <w:p>
      <w:pPr>
        <w:pStyle w:val="BodyText"/>
      </w:pPr>
      <w:ins w:id="1252" w:author="PR Preview" w:date="2024-01-01T00:00:00Z">
        <w:r>
          <w:rPr>
            <w:b/>
            <w:bCs/>
          </w:rPr>
          <w:t xml:space="preserve">Key features:</w:t>
        </w:r>
      </w:ins>
    </w:p>
    <w:p>
      <w:pPr>
        <w:pStyle w:val="Compact"/>
        <w:numPr>
          <w:ilvl w:val="0"/>
          <w:numId w:val="1026"/>
        </w:numPr>
      </w:pPr>
      <w:ins w:id="1253" w:author="PR Preview" w:date="2024-01-01T00:00:00Z">
        <w:r>
          <w:t xml:space="preserve">Supports multiple documentation frameworks (Quarto, Docsify, MkDocs, Docute)</w:t>
        </w:r>
      </w:ins>
    </w:p>
    <w:p>
      <w:pPr>
        <w:pStyle w:val="Compact"/>
        <w:numPr>
          <w:ilvl w:val="0"/>
          <w:numId w:val="1026"/>
        </w:numPr>
      </w:pPr>
      <w:ins w:id="1254" w:author="PR Preview" w:date="2024-01-01T00:00:00Z">
        <w:r>
          <w:t xml:space="preserve">Renders Quarto and R Markdown vignettes to HTML websites</w:t>
        </w:r>
      </w:ins>
    </w:p>
    <w:p>
      <w:pPr>
        <w:pStyle w:val="Compact"/>
        <w:numPr>
          <w:ilvl w:val="0"/>
          <w:numId w:val="1026"/>
        </w:numPr>
      </w:pPr>
      <w:ins w:id="1255" w:author="PR Preview" w:date="2024-01-01T00:00:00Z">
        <w:r>
          <w:t xml:space="preserve">When using Quarto as the framework, vignettes can be authored to support multiple output formats (HTML, PDF, DOCX, reveal.js presentations), and Quarto can include download links for alternative formats on the HTML site (</w:t>
        </w:r>
      </w:ins>
      <w:hyperlink r:id="rId86">
        <w:r>
          <w:rPr>
            <w:rStyle w:val="Hyperlink"/>
          </w:rPr>
          <w:t xml:space="preserve">see Quarto documentation on multiple formats</w:t>
        </w:r>
      </w:hyperlink>
      <w:ins w:id="1255" w:author="PR Preview" w:date="2024-01-01T00:00:00Z">
        <w:r>
          <w:t xml:space="preserve">)</w:t>
        </w:r>
      </w:ins>
    </w:p>
    <w:p>
      <w:pPr>
        <w:pStyle w:val="Compact"/>
        <w:numPr>
          <w:ilvl w:val="0"/>
          <w:numId w:val="1026"/>
        </w:numPr>
      </w:pPr>
      <w:ins w:id="1256" w:author="PR Preview" w:date="2024-01-01T00:00:00Z">
        <w:r>
          <w:t xml:space="preserve">Handles function reference pages, README, NEWS, and other standard documentation</w:t>
        </w:r>
      </w:ins>
    </w:p>
    <w:p>
      <w:pPr>
        <w:pStyle w:val="Compact"/>
        <w:numPr>
          <w:ilvl w:val="0"/>
          <w:numId w:val="1026"/>
        </w:numPr>
      </w:pPr>
      <w:ins w:id="1257" w:author="PR Preview" w:date="2024-01-01T00:00:00Z">
        <w:r>
          <w:t xml:space="preserve">Easy preview and deployment workflow</w:t>
        </w:r>
      </w:ins>
    </w:p>
    <w:p>
      <w:pPr>
        <w:pStyle w:val="FirstParagraph"/>
      </w:pPr>
      <w:ins w:id="1258" w:author="PR Preview" w:date="2024-01-01T00:00:00Z">
        <w:r>
          <w:rPr>
            <w:b/>
            <w:bCs/>
          </w:rPr>
          <w:t xml:space="preserve">Basic usage:</w:t>
        </w:r>
      </w:ins>
    </w:p>
    <w:p>
      <w:pPr>
        <w:pStyle w:val="SourceCode"/>
      </w:pPr>
      <w:ins w:id="1259" w:author="PR Preview" w:date="2024-01-01T00:00:00Z">
        <w:r>
          <w:rPr>
            <w:rStyle w:val="CommentTok"/>
          </w:rPr>
          <w:t xml:space="preserve"># Install altdoc</w:t>
        </w:r>
      </w:ins>
      <w:ins w:id="1259" w:author="PR Preview" w:date="2024-01-01T00:00:00Z">
        <w:r>
          <w:br/>
        </w:r>
      </w:ins>
      <w:ins w:id="1259" w:author="PR Preview" w:date="2024-01-01T00:00:00Z">
        <w:r>
          <w:rPr>
            <w:rStyle w:val="FunctionTok"/>
          </w:rPr>
          <w:t xml:space="preserve">install.packages</w:t>
        </w:r>
      </w:ins>
      <w:ins w:id="1259" w:author="PR Preview" w:date="2024-01-01T00:00:00Z">
        <w:r>
          <w:rPr>
            <w:rStyle w:val="NormalTok"/>
          </w:rPr>
          <w:t xml:space="preserve">(</w:t>
        </w:r>
      </w:ins>
      <w:ins w:id="1259" w:author="PR Preview" w:date="2024-01-01T00:00:00Z">
        <w:r>
          <w:rPr>
            <w:rStyle w:val="StringTok"/>
          </w:rPr>
          <w:t xml:space="preserve">"altdoc"</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Set up documentation with Quarto</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setup_docs</w:t>
        </w:r>
      </w:ins>
      <w:ins w:id="1259" w:author="PR Preview" w:date="2024-01-01T00:00:00Z">
        <w:r>
          <w:rPr>
            <w:rStyle w:val="NormalTok"/>
          </w:rPr>
          <w:t xml:space="preserve">(</w:t>
        </w:r>
      </w:ins>
      <w:ins w:id="1259" w:author="PR Preview" w:date="2024-01-01T00:00:00Z">
        <w:r>
          <w:rPr>
            <w:rStyle w:val="AttributeTok"/>
          </w:rPr>
          <w:t xml:space="preserve">tool =</w:t>
        </w:r>
      </w:ins>
      <w:ins w:id="1259" w:author="PR Preview" w:date="2024-01-01T00:00:00Z">
        <w:r>
          <w:rPr>
            <w:rStyle w:val="NormalTok"/>
          </w:rPr>
          <w:t xml:space="preserve"> </w:t>
        </w:r>
      </w:ins>
      <w:ins w:id="1259" w:author="PR Preview" w:date="2024-01-01T00:00:00Z">
        <w:r>
          <w:rPr>
            <w:rStyle w:val="StringTok"/>
          </w:rPr>
          <w:t xml:space="preserve">"quarto_website"</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Or use other frameworks</w:t>
        </w:r>
      </w:ins>
      <w:ins w:id="1259" w:author="PR Preview" w:date="2024-01-01T00:00:00Z">
        <w:r>
          <w:br/>
        </w:r>
      </w:ins>
      <w:ins w:id="1259" w:author="PR Preview" w:date="2024-01-01T00:00:00Z">
        <w:r>
          <w:rPr>
            <w:rStyle w:val="CommentTok"/>
          </w:rPr>
          <w:t xml:space="preserve"># altdoc::setup_docs(tool = "docsify")</w:t>
        </w:r>
      </w:ins>
      <w:ins w:id="1259" w:author="PR Preview" w:date="2024-01-01T00:00:00Z">
        <w:r>
          <w:br/>
        </w:r>
      </w:ins>
      <w:ins w:id="1259" w:author="PR Preview" w:date="2024-01-01T00:00:00Z">
        <w:r>
          <w:rPr>
            <w:rStyle w:val="CommentTok"/>
          </w:rPr>
          <w:t xml:space="preserve"># altdoc::setup_docs(tool = "mkdocs")</w:t>
        </w:r>
      </w:ins>
      <w:ins w:id="1259" w:author="PR Preview" w:date="2024-01-01T00:00:00Z">
        <w:r>
          <w:br/>
        </w:r>
      </w:ins>
      <w:ins w:id="1259" w:author="PR Preview" w:date="2024-01-01T00:00:00Z">
        <w:r>
          <w:rPr>
            <w:rStyle w:val="CommentTok"/>
          </w:rPr>
          <w:t xml:space="preserve"># altdoc::setup_docs(tool = "docute")</w:t>
        </w:r>
      </w:ins>
      <w:ins w:id="1259" w:author="PR Preview" w:date="2024-01-01T00:00:00Z">
        <w:r>
          <w:br/>
        </w:r>
      </w:ins>
      <w:ins w:id="1259" w:author="PR Preview" w:date="2024-01-01T00:00:00Z">
        <w:r>
          <w:br/>
        </w:r>
      </w:ins>
      <w:ins w:id="1259" w:author="PR Preview" w:date="2024-01-01T00:00:00Z">
        <w:r>
          <w:rPr>
            <w:rStyle w:val="CommentTok"/>
          </w:rPr>
          <w:t xml:space="preserve"># Render documentation</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render_docs</w:t>
        </w:r>
      </w:ins>
      <w:ins w:id="1259" w:author="PR Preview" w:date="2024-01-01T00:00:00Z">
        <w:r>
          <w:rPr>
            <w:rStyle w:val="NormalTok"/>
          </w:rPr>
          <w:t xml:space="preserve">()</w:t>
        </w:r>
      </w:ins>
      <w:ins w:id="1259" w:author="PR Preview" w:date="2024-01-01T00:00:00Z">
        <w:r>
          <w:br/>
        </w:r>
      </w:ins>
      <w:ins w:id="1259" w:author="PR Preview" w:date="2024-01-01T00:00:00Z">
        <w:r>
          <w:br/>
        </w:r>
      </w:ins>
      <w:ins w:id="1259" w:author="PR Preview" w:date="2024-01-01T00:00:00Z">
        <w:r>
          <w:rPr>
            <w:rStyle w:val="CommentTok"/>
          </w:rPr>
          <w:t xml:space="preserve"># Preview in browser</w:t>
        </w:r>
      </w:ins>
      <w:ins w:id="1259" w:author="PR Preview" w:date="2024-01-01T00:00:00Z">
        <w:r>
          <w:br/>
        </w:r>
      </w:ins>
      <w:ins w:id="1259" w:author="PR Preview" w:date="2024-01-01T00:00:00Z">
        <w:r>
          <w:rPr>
            <w:rStyle w:val="NormalTok"/>
          </w:rPr>
          <w:t xml:space="preserve">altdoc</w:t>
        </w:r>
      </w:ins>
      <w:ins w:id="1259" w:author="PR Preview" w:date="2024-01-01T00:00:00Z">
        <w:r>
          <w:rPr>
            <w:rStyle w:val="SpecialCharTok"/>
          </w:rPr>
          <w:t xml:space="preserve">::</w:t>
        </w:r>
      </w:ins>
      <w:ins w:id="1259" w:author="PR Preview" w:date="2024-01-01T00:00:00Z">
        <w:r>
          <w:rPr>
            <w:rStyle w:val="FunctionTok"/>
          </w:rPr>
          <w:t xml:space="preserve">preview_docs</w:t>
        </w:r>
      </w:ins>
      <w:ins w:id="1259" w:author="PR Preview" w:date="2024-01-01T00:00:00Z">
        <w:r>
          <w:rPr>
            <w:rStyle w:val="NormalTok"/>
          </w:rPr>
          <w:t xml:space="preserve">()</w:t>
        </w:r>
      </w:ins>
    </w:p>
    <w:p>
      <w:pPr>
        <w:pStyle w:val="FirstParagraph"/>
      </w:pPr>
      <w:ins w:id="1260" w:author="PR Preview" w:date="2024-01-01T00:00:00Z">
        <w:r>
          <w:rPr>
            <w:b/>
            <w:bCs/>
          </w:rPr>
          <w:t xml:space="preserve">When to choose altdoc:</w:t>
        </w:r>
      </w:ins>
    </w:p>
    <w:p>
      <w:pPr>
        <w:pStyle w:val="Compact"/>
        <w:numPr>
          <w:ilvl w:val="0"/>
          <w:numId w:val="1027"/>
        </w:numPr>
      </w:pPr>
      <w:ins w:id="1261" w:author="PR Preview" w:date="2024-01-01T00:00:00Z">
        <w:r>
          <w:t xml:space="preserve">You want to use Quarto’s modern publishing system for your documentation website</w:t>
        </w:r>
      </w:ins>
    </w:p>
    <w:p>
      <w:pPr>
        <w:pStyle w:val="Compact"/>
        <w:numPr>
          <w:ilvl w:val="0"/>
          <w:numId w:val="1027"/>
        </w:numPr>
      </w:pPr>
      <w:ins w:id="1262" w:author="PR Preview" w:date="2024-01-01T00:00:00Z">
        <w:r>
          <w:t xml:space="preserve">You need vignettes that can be downloaded in multiple formats (when authored with Quarto’s multi-format support)</w:t>
        </w:r>
      </w:ins>
    </w:p>
    <w:p>
      <w:pPr>
        <w:pStyle w:val="Compact"/>
        <w:numPr>
          <w:ilvl w:val="0"/>
          <w:numId w:val="1027"/>
        </w:numPr>
      </w:pPr>
      <w:ins w:id="1263" w:author="PR Preview" w:date="2024-01-01T00:00:00Z">
        <w:r>
          <w:t xml:space="preserve">You prefer a different documentation framework than pkgdown’s Bootstrap-based approach (Docsify, MkDocs, or Docute)</w:t>
        </w:r>
      </w:ins>
    </w:p>
    <w:p>
      <w:pPr>
        <w:pStyle w:val="Compact"/>
        <w:numPr>
          <w:ilvl w:val="0"/>
          <w:numId w:val="1027"/>
        </w:numPr>
      </w:pPr>
      <w:ins w:id="1264" w:author="PR Preview" w:date="2024-01-01T00:00:00Z">
        <w:r>
          <w:t xml:space="preserve">You need more flexibility in site design and structure</w:t>
        </w:r>
      </w:ins>
    </w:p>
    <w:bookmarkEnd w:id="87"/>
    <w:bookmarkStart w:id="89" w:name="pkgsite"/>
    <w:p>
      <w:pPr>
        <w:pStyle w:val="Heading4"/>
      </w:pPr>
      <w:ins w:id="1265" w:author="PR Preview" w:date="2024-01-01T00:00:00Z">
        <w:r>
          <w:t xml:space="preserve">6.2.4.2 pkgsite</w:t>
        </w:r>
      </w:ins>
    </w:p>
    <w:p>
      <w:pPr>
        <w:pStyle w:val="FirstParagraph"/>
      </w:pPr>
      <w:hyperlink r:id="rId88">
        <w:r>
          <w:rPr>
            <w:rStyle w:val="VerbatimChar"/>
          </w:rPr>
          <w:t xml:space="preserve">{pkgsite}</w:t>
        </w:r>
      </w:hyperlink>
      <w:ins w:id="1266" w:author="PR Preview" w:date="2024-01-01T00:00:00Z">
        <w:r>
          <w:t xml:space="preserve"> </w:t>
        </w:r>
      </w:ins>
      <w:ins w:id="1266" w:author="PR Preview" w:date="2024-01-01T00:00:00Z">
        <w:r>
          <w:t xml:space="preserve">provides a minimal,</w:t>
        </w:r>
      </w:ins>
      <w:ins w:id="1266" w:author="PR Preview" w:date="2024-01-01T00:00:00Z">
        <w:r>
          <w:t xml:space="preserve"> </w:t>
        </w:r>
      </w:ins>
      <w:ins w:id="1266" w:author="PR Preview" w:date="2024-01-01T00:00:00Z">
        <w:r>
          <w:t xml:space="preserve">lightweight alternative to pkgdown,</w:t>
        </w:r>
      </w:ins>
      <w:ins w:id="1266" w:author="PR Preview" w:date="2024-01-01T00:00:00Z">
        <w:r>
          <w:t xml:space="preserve"> </w:t>
        </w:r>
      </w:ins>
      <w:ins w:id="1266" w:author="PR Preview" w:date="2024-01-01T00:00:00Z">
        <w:r>
          <w:t xml:space="preserve">focusing on simplicity and ease of customization.</w:t>
        </w:r>
      </w:ins>
    </w:p>
    <w:p>
      <w:pPr>
        <w:pStyle w:val="BodyText"/>
      </w:pPr>
      <w:ins w:id="1267" w:author="PR Preview" w:date="2024-01-01T00:00:00Z">
        <w:r>
          <w:rPr>
            <w:b/>
            <w:bCs/>
          </w:rPr>
          <w:t xml:space="preserve">Key features:</w:t>
        </w:r>
      </w:ins>
    </w:p>
    <w:p>
      <w:pPr>
        <w:pStyle w:val="Compact"/>
        <w:numPr>
          <w:ilvl w:val="0"/>
          <w:numId w:val="1028"/>
        </w:numPr>
      </w:pPr>
      <w:ins w:id="1268" w:author="PR Preview" w:date="2024-01-01T00:00:00Z">
        <w:r>
          <w:t xml:space="preserve">Minimal CSS framework (no Bootstrap)</w:t>
        </w:r>
      </w:ins>
    </w:p>
    <w:p>
      <w:pPr>
        <w:pStyle w:val="Compact"/>
        <w:numPr>
          <w:ilvl w:val="0"/>
          <w:numId w:val="1028"/>
        </w:numPr>
      </w:pPr>
      <w:ins w:id="1269" w:author="PR Preview" w:date="2024-01-01T00:00:00Z">
        <w:r>
          <w:t xml:space="preserve">Simple, clean design that is easy to customize</w:t>
        </w:r>
      </w:ins>
    </w:p>
    <w:p>
      <w:pPr>
        <w:pStyle w:val="Compact"/>
        <w:numPr>
          <w:ilvl w:val="0"/>
          <w:numId w:val="1028"/>
        </w:numPr>
      </w:pPr>
      <w:ins w:id="1270" w:author="PR Preview" w:date="2024-01-01T00:00:00Z">
        <w:r>
          <w:t xml:space="preserve">Similar</w:t>
        </w:r>
      </w:ins>
      <w:ins w:id="1270" w:author="PR Preview" w:date="2024-01-01T00:00:00Z">
        <w:r>
          <w:t xml:space="preserve"> </w:t>
        </w:r>
      </w:ins>
      <w:ins w:id="1270" w:author="PR Preview" w:date="2024-01-01T00:00:00Z">
        <w:r>
          <w:rPr>
            <w:rStyle w:val="VerbatimChar"/>
          </w:rPr>
          <w:t xml:space="preserve">build_site()</w:t>
        </w:r>
      </w:ins>
      <w:ins w:id="1270" w:author="PR Preview" w:date="2024-01-01T00:00:00Z">
        <w:r>
          <w:t xml:space="preserve"> </w:t>
        </w:r>
      </w:ins>
      <w:ins w:id="1270" w:author="PR Preview" w:date="2024-01-01T00:00:00Z">
        <w:r>
          <w:t xml:space="preserve">function to pkgdown</w:t>
        </w:r>
      </w:ins>
    </w:p>
    <w:p>
      <w:pPr>
        <w:pStyle w:val="Compact"/>
        <w:numPr>
          <w:ilvl w:val="0"/>
          <w:numId w:val="1028"/>
        </w:numPr>
      </w:pPr>
      <w:ins w:id="1271" w:author="PR Preview" w:date="2024-01-01T00:00:00Z">
        <w:r>
          <w:t xml:space="preserve">Lightweight and fast</w:t>
        </w:r>
      </w:ins>
    </w:p>
    <w:p>
      <w:pPr>
        <w:pStyle w:val="Compact"/>
        <w:numPr>
          <w:ilvl w:val="0"/>
          <w:numId w:val="1028"/>
        </w:numPr>
      </w:pPr>
      <w:ins w:id="1272" w:author="PR Preview" w:date="2024-01-01T00:00:00Z">
        <w:r>
          <w:t xml:space="preserve">Can be published via GitHub Pages or other static site hosts</w:t>
        </w:r>
      </w:ins>
    </w:p>
    <w:p>
      <w:pPr>
        <w:pStyle w:val="FirstParagraph"/>
      </w:pPr>
      <w:ins w:id="1273" w:author="PR Preview" w:date="2024-01-01T00:00:00Z">
        <w:r>
          <w:rPr>
            <w:b/>
            <w:bCs/>
          </w:rPr>
          <w:t xml:space="preserve">Basic usage:</w:t>
        </w:r>
      </w:ins>
    </w:p>
    <w:p>
      <w:pPr>
        <w:pStyle w:val="SourceCode"/>
      </w:pPr>
      <w:ins w:id="1274" w:author="PR Preview" w:date="2024-01-01T00:00:00Z">
        <w:r>
          <w:rPr>
            <w:rStyle w:val="CommentTok"/>
          </w:rPr>
          <w:t xml:space="preserve"># Install pkgsite (not on CRAN as of early 2026)</w:t>
        </w:r>
      </w:ins>
      <w:ins w:id="1274" w:author="PR Preview" w:date="2024-01-01T00:00:00Z">
        <w:r>
          <w:br/>
        </w:r>
      </w:ins>
      <w:ins w:id="1274" w:author="PR Preview" w:date="2024-01-01T00:00:00Z">
        <w:r>
          <w:rPr>
            <w:rStyle w:val="NormalTok"/>
          </w:rPr>
          <w:t xml:space="preserve">pak</w:t>
        </w:r>
      </w:ins>
      <w:ins w:id="1274" w:author="PR Preview" w:date="2024-01-01T00:00:00Z">
        <w:r>
          <w:rPr>
            <w:rStyle w:val="SpecialCharTok"/>
          </w:rPr>
          <w:t xml:space="preserve">::</w:t>
        </w:r>
      </w:ins>
      <w:ins w:id="1274" w:author="PR Preview" w:date="2024-01-01T00:00:00Z">
        <w:r>
          <w:rPr>
            <w:rStyle w:val="FunctionTok"/>
          </w:rPr>
          <w:t xml:space="preserve">pkg_install</w:t>
        </w:r>
      </w:ins>
      <w:ins w:id="1274" w:author="PR Preview" w:date="2024-01-01T00:00:00Z">
        <w:r>
          <w:rPr>
            <w:rStyle w:val="NormalTok"/>
          </w:rPr>
          <w:t xml:space="preserve">(</w:t>
        </w:r>
      </w:ins>
      <w:ins w:id="1274" w:author="PR Preview" w:date="2024-01-01T00:00:00Z">
        <w:r>
          <w:rPr>
            <w:rStyle w:val="StringTok"/>
          </w:rPr>
          <w:t xml:space="preserve">"pachadotdev/pkgsite"</w:t>
        </w:r>
      </w:ins>
      <w:ins w:id="1274" w:author="PR Preview" w:date="2024-01-01T00:00:00Z">
        <w:r>
          <w:rPr>
            <w:rStyle w:val="NormalTok"/>
          </w:rPr>
          <w:t xml:space="preserve">)</w:t>
        </w:r>
      </w:ins>
      <w:ins w:id="1274" w:author="PR Preview" w:date="2024-01-01T00:00:00Z">
        <w:r>
          <w:br/>
        </w:r>
      </w:ins>
      <w:ins w:id="1274" w:author="PR Preview" w:date="2024-01-01T00:00:00Z">
        <w:r>
          <w:br/>
        </w:r>
      </w:ins>
      <w:ins w:id="1274" w:author="PR Preview" w:date="2024-01-01T00:00:00Z">
        <w:r>
          <w:rPr>
            <w:rStyle w:val="CommentTok"/>
          </w:rPr>
          <w:t xml:space="preserve"># Build and preview site</w:t>
        </w:r>
      </w:ins>
      <w:ins w:id="1274" w:author="PR Preview" w:date="2024-01-01T00:00:00Z">
        <w:r>
          <w:br/>
        </w:r>
      </w:ins>
      <w:ins w:id="1274" w:author="PR Preview" w:date="2024-01-01T00:00:00Z">
        <w:r>
          <w:rPr>
            <w:rStyle w:val="NormalTok"/>
          </w:rPr>
          <w:t xml:space="preserve">pkgsite</w:t>
        </w:r>
      </w:ins>
      <w:ins w:id="1274" w:author="PR Preview" w:date="2024-01-01T00:00:00Z">
        <w:r>
          <w:rPr>
            <w:rStyle w:val="SpecialCharTok"/>
          </w:rPr>
          <w:t xml:space="preserve">::</w:t>
        </w:r>
      </w:ins>
      <w:ins w:id="1274" w:author="PR Preview" w:date="2024-01-01T00:00:00Z">
        <w:r>
          <w:rPr>
            <w:rStyle w:val="FunctionTok"/>
          </w:rPr>
          <w:t xml:space="preserve">build_site</w:t>
        </w:r>
      </w:ins>
      <w:ins w:id="1274" w:author="PR Preview" w:date="2024-01-01T00:00:00Z">
        <w:r>
          <w:rPr>
            <w:rStyle w:val="NormalTok"/>
          </w:rPr>
          <w:t xml:space="preserve">(</w:t>
        </w:r>
      </w:ins>
      <w:ins w:id="1274" w:author="PR Preview" w:date="2024-01-01T00:00:00Z">
        <w:r>
          <w:rPr>
            <w:rStyle w:val="AttributeTok"/>
          </w:rPr>
          <w:t xml:space="preserve">preview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rPr>
            <w:rStyle w:val="NormalTok"/>
          </w:rPr>
          <w:t xml:space="preserve">)</w:t>
        </w:r>
      </w:ins>
      <w:ins w:id="1274" w:author="PR Preview" w:date="2024-01-01T00:00:00Z">
        <w:r>
          <w:br/>
        </w:r>
      </w:ins>
      <w:ins w:id="1274" w:author="PR Preview" w:date="2024-01-01T00:00:00Z">
        <w:r>
          <w:br/>
        </w:r>
      </w:ins>
      <w:ins w:id="1274" w:author="PR Preview" w:date="2024-01-01T00:00:00Z">
        <w:r>
          <w:rPr>
            <w:rStyle w:val="CommentTok"/>
          </w:rPr>
          <w:t xml:space="preserve"># Build with custom URL and lazy rebuilding</w:t>
        </w:r>
      </w:ins>
      <w:ins w:id="1274" w:author="PR Preview" w:date="2024-01-01T00:00:00Z">
        <w:r>
          <w:br/>
        </w:r>
      </w:ins>
      <w:ins w:id="1274" w:author="PR Preview" w:date="2024-01-01T00:00:00Z">
        <w:r>
          <w:rPr>
            <w:rStyle w:val="NormalTok"/>
          </w:rPr>
          <w:t xml:space="preserve">pkgsite</w:t>
        </w:r>
      </w:ins>
      <w:ins w:id="1274" w:author="PR Preview" w:date="2024-01-01T00:00:00Z">
        <w:r>
          <w:rPr>
            <w:rStyle w:val="SpecialCharTok"/>
          </w:rPr>
          <w:t xml:space="preserve">::</w:t>
        </w:r>
      </w:ins>
      <w:ins w:id="1274" w:author="PR Preview" w:date="2024-01-01T00:00:00Z">
        <w:r>
          <w:rPr>
            <w:rStyle w:val="FunctionTok"/>
          </w:rPr>
          <w:t xml:space="preserve">build_site</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url =</w:t>
        </w:r>
      </w:ins>
      <w:ins w:id="1274" w:author="PR Preview" w:date="2024-01-01T00:00:00Z">
        <w:r>
          <w:rPr>
            <w:rStyle w:val="NormalTok"/>
          </w:rPr>
          <w:t xml:space="preserve"> </w:t>
        </w:r>
      </w:ins>
      <w:ins w:id="1274" w:author="PR Preview" w:date="2024-01-01T00:00:00Z">
        <w:r>
          <w:rPr>
            <w:rStyle w:val="StringTok"/>
          </w:rPr>
          <w:t xml:space="preserve">"https://yourdomain.com"</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lazy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rPr>
            <w:rStyle w:val="NormalTok"/>
          </w:rPr>
          <w:t xml:space="preserve">,</w:t>
        </w:r>
      </w:ins>
      <w:ins w:id="1274" w:author="PR Preview" w:date="2024-01-01T00:00:00Z">
        <w:r>
          <w:br/>
        </w:r>
      </w:ins>
      <w:ins w:id="1274" w:author="PR Preview" w:date="2024-01-01T00:00:00Z">
        <w:r>
          <w:rPr>
            <w:rStyle w:val="NormalTok"/>
          </w:rPr>
          <w:t xml:space="preserve">  </w:t>
        </w:r>
      </w:ins>
      <w:ins w:id="1274" w:author="PR Preview" w:date="2024-01-01T00:00:00Z">
        <w:r>
          <w:rPr>
            <w:rStyle w:val="AttributeTok"/>
          </w:rPr>
          <w:t xml:space="preserve">preview =</w:t>
        </w:r>
      </w:ins>
      <w:ins w:id="1274" w:author="PR Preview" w:date="2024-01-01T00:00:00Z">
        <w:r>
          <w:rPr>
            <w:rStyle w:val="NormalTok"/>
          </w:rPr>
          <w:t xml:space="preserve"> </w:t>
        </w:r>
      </w:ins>
      <w:ins w:id="1274" w:author="PR Preview" w:date="2024-01-01T00:00:00Z">
        <w:r>
          <w:rPr>
            <w:rStyle w:val="ConstantTok"/>
          </w:rPr>
          <w:t xml:space="preserve">TRUE</w:t>
        </w:r>
      </w:ins>
      <w:ins w:id="1274" w:author="PR Preview" w:date="2024-01-01T00:00:00Z">
        <w:r>
          <w:br/>
        </w:r>
      </w:ins>
      <w:ins w:id="1274" w:author="PR Preview" w:date="2024-01-01T00:00:00Z">
        <w:r>
          <w:rPr>
            <w:rStyle w:val="NormalTok"/>
          </w:rPr>
          <w:t xml:space="preserve">)</w:t>
        </w:r>
      </w:ins>
    </w:p>
    <w:p>
      <w:pPr>
        <w:pStyle w:val="FirstParagraph"/>
      </w:pPr>
      <w:ins w:id="1275" w:author="PR Preview" w:date="2024-01-01T00:00:00Z">
        <w:r>
          <w:rPr>
            <w:b/>
            <w:bCs/>
          </w:rPr>
          <w:t xml:space="preserve">When to choose pkgsite:</w:t>
        </w:r>
      </w:ins>
    </w:p>
    <w:p>
      <w:pPr>
        <w:pStyle w:val="Compact"/>
        <w:numPr>
          <w:ilvl w:val="0"/>
          <w:numId w:val="1029"/>
        </w:numPr>
      </w:pPr>
      <w:ins w:id="1276" w:author="PR Preview" w:date="2024-01-01T00:00:00Z">
        <w:r>
          <w:t xml:space="preserve">You want a minimal, lightweight documentation site</w:t>
        </w:r>
      </w:ins>
    </w:p>
    <w:p>
      <w:pPr>
        <w:pStyle w:val="Compact"/>
        <w:numPr>
          <w:ilvl w:val="0"/>
          <w:numId w:val="1029"/>
        </w:numPr>
      </w:pPr>
      <w:ins w:id="1277" w:author="PR Preview" w:date="2024-01-01T00:00:00Z">
        <w:r>
          <w:t xml:space="preserve">You prefer to customize CSS styling from scratch</w:t>
        </w:r>
      </w:ins>
    </w:p>
    <w:p>
      <w:pPr>
        <w:pStyle w:val="Compact"/>
        <w:numPr>
          <w:ilvl w:val="0"/>
          <w:numId w:val="1029"/>
        </w:numPr>
      </w:pPr>
      <w:ins w:id="1278" w:author="PR Preview" w:date="2024-01-01T00:00:00Z">
        <w:r>
          <w:t xml:space="preserve">You don’t need the extensive features of pkgdown</w:t>
        </w:r>
      </w:ins>
    </w:p>
    <w:p>
      <w:pPr>
        <w:pStyle w:val="Compact"/>
        <w:numPr>
          <w:ilvl w:val="0"/>
          <w:numId w:val="1029"/>
        </w:numPr>
      </w:pPr>
      <w:ins w:id="1279" w:author="PR Preview" w:date="2024-01-01T00:00:00Z">
        <w:r>
          <w:t xml:space="preserve">You want faster build times for simple packages</w:t>
        </w:r>
      </w:ins>
    </w:p>
    <w:bookmarkEnd w:id="89"/>
    <w:bookmarkStart w:id="92" w:name="quarto-for-package-documentation"/>
    <w:p>
      <w:pPr>
        <w:pStyle w:val="Heading4"/>
      </w:pPr>
      <w:ins w:id="1280" w:author="PR Preview" w:date="2024-01-01T00:00:00Z">
        <w:r>
          <w:t xml:space="preserve">6.2.4.3 Quarto for Package Documentation</w:t>
        </w:r>
      </w:ins>
    </w:p>
    <w:p>
      <w:pPr>
        <w:pStyle w:val="FirstParagraph"/>
      </w:pPr>
      <w:ins w:id="1281" w:author="PR Preview" w:date="2024-01-01T00:00:00Z">
        <w:r>
          <w:t xml:space="preserve">While not a dedicated package documentation tool,</w:t>
        </w:r>
      </w:ins>
      <w:ins w:id="1281" w:author="PR Preview" w:date="2024-01-01T00:00:00Z">
        <w:r>
          <w:t xml:space="preserve"> </w:t>
        </w:r>
      </w:ins>
      <w:ins w:id="1281" w:author="PR Preview" w:date="2024-01-01T00:00:00Z">
        <w:r>
          <w:t xml:space="preserve">Quarto can be used to create sophisticated documentation websites for R packages,</w:t>
        </w:r>
      </w:ins>
      <w:ins w:id="1281" w:author="PR Preview" w:date="2024-01-01T00:00:00Z">
        <w:r>
          <w:t xml:space="preserve"> </w:t>
        </w:r>
      </w:ins>
      <w:ins w:id="1281" w:author="PR Preview" w:date="2024-01-01T00:00:00Z">
        <w:r>
          <w:t xml:space="preserve">particularly when combined with custom scripts or tools like</w:t>
        </w:r>
      </w:ins>
      <w:ins w:id="1281" w:author="PR Preview" w:date="2024-01-01T00:00:00Z">
        <w:r>
          <w:t xml:space="preserve"> </w:t>
        </w:r>
      </w:ins>
      <w:hyperlink r:id="rId90">
        <w:r>
          <w:rPr>
            <w:rStyle w:val="VerbatimChar"/>
          </w:rPr>
          <w:t xml:space="preserve">{ecodown}</w:t>
        </w:r>
      </w:hyperlink>
      <w:ins w:id="1281" w:author="PR Preview" w:date="2024-01-01T00:00:00Z">
        <w:r>
          <w:t xml:space="preserve"> </w:t>
        </w:r>
      </w:ins>
      <w:ins w:id="1281" w:author="PR Preview" w:date="2024-01-01T00:00:00Z">
        <w:r>
          <w:t xml:space="preserve">(experimental and intended for internal use).</w:t>
        </w:r>
      </w:ins>
    </w:p>
    <w:p>
      <w:pPr>
        <w:pStyle w:val="BodyText"/>
      </w:pPr>
      <w:ins w:id="1282" w:author="PR Preview" w:date="2024-01-01T00:00:00Z">
        <w:r>
          <w:rPr>
            <w:b/>
            <w:bCs/>
          </w:rPr>
          <w:t xml:space="preserve">Discussion and resources:</w:t>
        </w:r>
      </w:ins>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ins w:id="1284" w:author="PR Preview" w:date="2024-01-01T00:00:00Z">
        <w:r>
          <w:t xml:space="preserve">pkgdown itself now supports Quarto vignettes (as of version 2.1.0)</w:t>
        </w:r>
      </w:ins>
    </w:p>
    <w:p>
      <w:pPr>
        <w:pStyle w:val="FirstParagraph"/>
      </w:pPr>
      <w:ins w:id="1285" w:author="PR Preview" w:date="2024-01-01T00:00:00Z">
        <w:r>
          <w:rPr>
            <w:b/>
            <w:bCs/>
          </w:rPr>
          <w:t xml:space="preserve">When to consider Quarto:</w:t>
        </w:r>
      </w:ins>
    </w:p>
    <w:p>
      <w:pPr>
        <w:pStyle w:val="Compact"/>
        <w:numPr>
          <w:ilvl w:val="0"/>
          <w:numId w:val="1031"/>
        </w:numPr>
      </w:pPr>
      <w:ins w:id="1286" w:author="PR Preview" w:date="2024-01-01T00:00:00Z">
        <w:r>
          <w:t xml:space="preserve">You want complete control over site structure and design</w:t>
        </w:r>
      </w:ins>
    </w:p>
    <w:p>
      <w:pPr>
        <w:pStyle w:val="Compact"/>
        <w:numPr>
          <w:ilvl w:val="0"/>
          <w:numId w:val="1031"/>
        </w:numPr>
      </w:pPr>
      <w:ins w:id="1287" w:author="PR Preview" w:date="2024-01-01T00:00:00Z">
        <w:r>
          <w:t xml:space="preserve">You’re already using Quarto for other documentation</w:t>
        </w:r>
      </w:ins>
    </w:p>
    <w:p>
      <w:pPr>
        <w:pStyle w:val="Compact"/>
        <w:numPr>
          <w:ilvl w:val="0"/>
          <w:numId w:val="1031"/>
        </w:numPr>
      </w:pPr>
      <w:ins w:id="1288" w:author="PR Preview" w:date="2024-01-01T00:00:00Z">
        <w:r>
          <w:t xml:space="preserve">You need advanced publishing features beyond what pkgdown offers</w:t>
        </w:r>
      </w:ins>
    </w:p>
    <w:p>
      <w:pPr>
        <w:pStyle w:val="Compact"/>
        <w:numPr>
          <w:ilvl w:val="0"/>
          <w:numId w:val="1031"/>
        </w:numPr>
      </w:pPr>
      <w:ins w:id="1289" w:author="PR Preview" w:date="2024-01-01T00:00:00Z">
        <w:r>
          <w:t xml:space="preserve">You’re comfortable writing custom scripts for function reference extraction</w:t>
        </w:r>
      </w:ins>
    </w:p>
    <w:bookmarkEnd w:id="92"/>
    <w:bookmarkStart w:id="93" w:name="comparison-summary"/>
    <w:p>
      <w:pPr>
        <w:pStyle w:val="Heading4"/>
      </w:pPr>
      <w:ins w:id="1290" w:author="PR Preview" w:date="2024-01-01T00:00:00Z">
        <w:r>
          <w:t xml:space="preserve">6.2.4.4 Comparison Summary</w:t>
        </w:r>
      </w:ins>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ins w:id="1291" w:author="PR Preview" w:date="2024-01-01T00:00:00Z">
        <w:r>
          <w:rPr>
            <w:b/>
            <w:bCs/>
          </w:rPr>
          <w:t xml:space="preserve">Recommendation:</w:t>
        </w:r>
      </w:ins>
      <w:ins w:id="1291" w:author="PR Preview" w:date="2024-01-01T00:00:00Z">
        <w:r>
          <w:t xml:space="preserve"> </w:t>
        </w:r>
      </w:ins>
      <w:ins w:id="1291" w:author="PR Preview" w:date="2024-01-01T00:00:00Z">
        <w:r>
          <w:t xml:space="preserve">Use pkgdown for most standard R package documentation needs.</w:t>
        </w:r>
      </w:ins>
      <w:ins w:id="1291" w:author="PR Preview" w:date="2024-01-01T00:00:00Z">
        <w:r>
          <w:t xml:space="preserve"> </w:t>
        </w:r>
      </w:ins>
      <w:ins w:id="1291" w:author="PR Preview" w:date="2024-01-01T00:00:00Z">
        <w:r>
          <w:t xml:space="preserve">Consider altdoc when you prefer Quarto’s publishing system or want flexibility to choose between documentation frameworks (Quarto, Docsify, MkDocs, Docute).</w:t>
        </w:r>
      </w:ins>
      <w:ins w:id="1291" w:author="PR Preview" w:date="2024-01-01T00:00:00Z">
        <w:r>
          <w:t xml:space="preserve"> </w:t>
        </w:r>
      </w:ins>
      <w:ins w:id="1291" w:author="PR Preview" w:date="2024-01-01T00:00:00Z">
        <w:r>
          <w:t xml:space="preserve">If you choose altdoc with Quarto, you can author vignettes to provide downloadable PDF and DOCX versions alongside the HTML website.</w:t>
        </w:r>
      </w:ins>
      <w:ins w:id="1291" w:author="PR Preview" w:date="2024-01-01T00:00:00Z">
        <w:r>
          <w:t xml:space="preserve"> </w:t>
        </w:r>
      </w:ins>
      <w:ins w:id="1291" w:author="PR Preview" w:date="2024-01-01T00:00:00Z">
        <w:r>
          <w:t xml:space="preserve">Choose pkgsite for minimalist websites with easy CSS customization.</w:t>
        </w:r>
      </w:ins>
      <w:ins w:id="1291" w:author="PR Preview" w:date="2024-01-01T00:00:00Z">
        <w:r>
          <w:t xml:space="preserve"> </w:t>
        </w:r>
      </w:ins>
      <w:ins w:id="1291" w:author="PR Preview" w:date="2024-01-01T00:00:00Z">
        <w:r>
          <w:t xml:space="preserve">Use Quarto directly only if you need complete control and are comfortable with more complex setup.</w:t>
        </w:r>
      </w:ins>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1"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60"/>
    <w:bookmarkEnd w:id="261"/>
    <w:bookmarkEnd w:id="262"/>
    <w:bookmarkStart w:id="291" w:name="sec-r-ci"/>
    <w:p>
      <w:pPr>
        <w:pStyle w:val="Heading1"/>
      </w:pPr>
      <w:r>
        <w:t xml:space="preserve">7. Continuous Integration</w:t>
      </w:r>
    </w:p>
    <w:bookmarkStart w:id="264" w:name="understanding-github-actions"/>
    <w:p>
      <w:pPr>
        <w:pStyle w:val="Heading2"/>
      </w:pPr>
      <w:r>
        <w:t xml:space="preserve">7.1 Understanding GitHub Actions</w:t>
      </w:r>
    </w:p>
    <w:p>
      <w:pPr>
        <w:pStyle w:val="FirstParagraph"/>
      </w:pPr>
      <w:hyperlink r:id="rId26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4"/>
    <w:bookmarkStart w:id="26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5">
        <w:r>
          <w:rPr>
            <w:rStyle w:val="Hyperlink"/>
          </w:rPr>
          <w:t xml:space="preserve">r-lib/actions</w:t>
        </w:r>
      </w:hyperlink>
      <w:r>
        <w:t xml:space="preserve"> </w:t>
      </w:r>
      <w:r>
        <w:t xml:space="preserve">that handle common R package tasks.</w:t>
      </w:r>
    </w:p>
    <w:bookmarkStart w:id="26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7"/>
    <w:bookmarkStart w:id="26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8"/>
    <w:bookmarkEnd w:id="269"/>
    <w:bookmarkStart w:id="27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0"/>
    <w:bookmarkStart w:id="27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opt/quarto/share/formats/docx/warning.png" id="273"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4"/>
    <w:bookmarkStart w:id="27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5"/>
    <w:bookmarkStart w:id="28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6"/>
    <w:bookmarkStart w:id="280" w:name="comparison-of-popular-actions"/>
    <w:p>
      <w:pPr>
        <w:pStyle w:val="Heading4"/>
      </w:pPr>
      <w:r>
        <w:t xml:space="preserve">7.6.0.2 Comparison of Popular Actions</w:t>
      </w:r>
    </w:p>
    <w:p>
      <w:pPr>
        <w:pStyle w:val="FirstParagraph"/>
      </w:pPr>
      <w:hyperlink r:id="rId27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0"/>
    <w:bookmarkStart w:id="28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1"/>
    <w:bookmarkStart w:id="28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2"/>
    <w:bookmarkStart w:id="28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3" name="Picture"/>
                  <a:graphic>
                    <a:graphicData uri="http://schemas.openxmlformats.org/drawingml/2006/picture">
                      <pic:pic>
                        <pic:nvPicPr>
                          <pic:cNvPr descr="/opt/quarto/share/formats/docx/warning.png" id="28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5"/>
    <w:bookmarkEnd w:id="286"/>
    <w:bookmarkStart w:id="290" w:name="additional-resources-1"/>
    <w:p>
      <w:pPr>
        <w:pStyle w:val="Heading2"/>
      </w:pPr>
      <w:r>
        <w:t xml:space="preserve">7.7 Additional Resources</w:t>
      </w:r>
    </w:p>
    <w:p>
      <w:pPr>
        <w:pStyle w:val="Compact"/>
        <w:numPr>
          <w:ilvl w:val="0"/>
          <w:numId w:val="1103"/>
        </w:numPr>
      </w:pPr>
      <w:hyperlink r:id="rId263">
        <w:r>
          <w:rPr>
            <w:rStyle w:val="Hyperlink"/>
          </w:rPr>
          <w:t xml:space="preserve">GitHub Actions features overview</w:t>
        </w:r>
      </w:hyperlink>
    </w:p>
    <w:p>
      <w:pPr>
        <w:pStyle w:val="Compact"/>
        <w:numPr>
          <w:ilvl w:val="0"/>
          <w:numId w:val="1103"/>
        </w:numPr>
      </w:pPr>
      <w:hyperlink r:id="rId26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7">
        <w:r>
          <w:rPr>
            <w:rStyle w:val="Hyperlink"/>
          </w:rPr>
          <w:t xml:space="preserve">R Packages book: Continuous Integration</w:t>
        </w:r>
      </w:hyperlink>
    </w:p>
    <w:p>
      <w:pPr>
        <w:pStyle w:val="Compact"/>
        <w:numPr>
          <w:ilvl w:val="0"/>
          <w:numId w:val="1103"/>
        </w:numPr>
      </w:pPr>
      <w:hyperlink r:id="rId288">
        <w:r>
          <w:rPr>
            <w:rStyle w:val="Hyperlink"/>
          </w:rPr>
          <w:t xml:space="preserve">GitHub Actions documentation</w:t>
        </w:r>
      </w:hyperlink>
    </w:p>
    <w:p>
      <w:pPr>
        <w:pStyle w:val="Compact"/>
        <w:numPr>
          <w:ilvl w:val="0"/>
          <w:numId w:val="1103"/>
        </w:numPr>
      </w:pPr>
      <w:hyperlink r:id="rId289">
        <w:r>
          <w:rPr>
            <w:rStyle w:val="Hyperlink"/>
          </w:rPr>
          <w:t xml:space="preserve">Where to find help with r-lib/actions</w:t>
        </w:r>
      </w:hyperlink>
    </w:p>
    <w:p>
      <w:r>
        <w:br w:type="page"/>
      </w:r>
    </w:p>
    <w:bookmarkEnd w:id="290"/>
    <w:bookmarkEnd w:id="291"/>
    <w:bookmarkStart w:id="340" w:name="sec-r-code-style"/>
    <w:p>
      <w:pPr>
        <w:pStyle w:val="Heading1"/>
      </w:pPr>
      <w:r>
        <w:t xml:space="preserve">8. R Code Style</w:t>
      </w:r>
    </w:p>
    <w:p>
      <w:pPr>
        <w:pStyle w:val="FirstParagraph"/>
      </w:pPr>
      <w:r>
        <w:t xml:space="preserve">Adapted by UCD-SeRG team from</w:t>
      </w:r>
      <w:r>
        <w:t xml:space="preserve"> </w:t>
      </w:r>
      <w:hyperlink r:id="rId292">
        <w:r>
          <w:rPr>
            <w:rStyle w:val="Hyperlink"/>
          </w:rPr>
          <w:t xml:space="preserve">original by Kunal Mishra, Jade Benjamin-Chung, and Stephanie Djajadi</w:t>
        </w:r>
      </w:hyperlink>
    </w:p>
    <w:p>
      <w:pPr>
        <w:pStyle w:val="BodyText"/>
      </w:pPr>
      <w:r>
        <w:t xml:space="preserve">Follow these code style guidelines for all R code:</w:t>
      </w:r>
    </w:p>
    <w:bookmarkStart w:id="294"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3">
        <w:r>
          <w:rPr>
            <w:rStyle w:val="Hyperlink"/>
          </w:rPr>
          <w:t xml:space="preserve">tidyverse design principles</w:t>
        </w:r>
      </w:hyperlink>
      <w:r>
        <w:t xml:space="preserve"> </w:t>
      </w:r>
      <w:r>
        <w:t xml:space="preserve">for more details.</w:t>
      </w:r>
    </w:p>
    <w:bookmarkEnd w:id="294"/>
    <w:bookmarkStart w:id="295"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5"/>
    <w:bookmarkStart w:id="29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opt/quarto/share/formats/docx/note.png" id="29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8"/>
    <w:bookmarkStart w:id="29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9"/>
    <w:bookmarkStart w:id="301" w:name="markdown-and-quarto-formatting"/>
    <w:p>
      <w:pPr>
        <w:pStyle w:val="Heading2"/>
      </w:pPr>
      <w:r>
        <w:t xml:space="preserve">8.5 Markdown and Quarto Formatting</w:t>
      </w:r>
    </w:p>
    <w:bookmarkStart w:id="30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0"/>
    <w:bookmarkEnd w:id="301"/>
    <w:bookmarkStart w:id="30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2"/>
    <w:bookmarkStart w:id="303"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3"/>
    <w:bookmarkStart w:id="30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4"/>
    <w:bookmarkStart w:id="30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5"/>
    <w:bookmarkStart w:id="31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0"/>
    <w:bookmarkStart w:id="338" w:name="sec-style-auto-style"/>
    <w:p>
      <w:pPr>
        <w:pStyle w:val="Heading2"/>
      </w:pPr>
      <w:r>
        <w:t xml:space="preserve">8.11 Automated Tools for Style and Project Workflow</w:t>
      </w:r>
    </w:p>
    <w:bookmarkStart w:id="337" w:name="styling"/>
    <w:p>
      <w:pPr>
        <w:pStyle w:val="Heading3"/>
      </w:pPr>
      <w:r>
        <w:t xml:space="preserve">8.11.1 Styling</w:t>
      </w:r>
    </w:p>
    <w:bookmarkStart w:id="312"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2"/>
    <w:bookmarkStart w:id="324" w:name="styler"/>
    <w:p>
      <w:pPr>
        <w:pStyle w:val="Heading4"/>
      </w:pPr>
      <w:r>
        <w:t xml:space="preserve">8.11.1.2</w:t>
      </w:r>
      <w:r>
        <w:t xml:space="preserve"> </w:t>
      </w:r>
      <w:hyperlink r:id="rId313">
        <w:r>
          <w:rPr>
            <w:rStyle w:val="VerbatimChar"/>
          </w:rPr>
          <w:t xml:space="preserve">{styler}</w:t>
        </w:r>
      </w:hyperlink>
    </w:p>
    <w:p>
      <w:pPr>
        <w:pStyle w:val="FirstParagraph"/>
      </w:pPr>
      <w:hyperlink r:id="rId313">
        <w:r>
          <w:rPr>
            <w:rStyle w:val="VerbatimChar"/>
          </w:rPr>
          <w:t xml:space="preserve">{styler}</w:t>
        </w:r>
      </w:hyperlink>
      <w:r>
        <w:t xml:space="preserve"> </w:t>
      </w:r>
      <w:r>
        <w:t xml:space="preserve">is another</w:t>
      </w:r>
      <w:r>
        <w:t xml:space="preserve"> </w:t>
      </w:r>
      <w:hyperlink r:id="rId31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3">
              <w:r>
                <w:rPr>
                  <w:rStyle w:val="VerbatimChar"/>
                </w:rPr>
                <w:t xml:space="preserve">{styler}</w:t>
              </w:r>
            </w:hyperlink>
            <w:r>
              <w:t xml:space="preserve"> </w:t>
            </w:r>
            <w:hyperlink r:id="rId31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tip.png" id="3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4"/>
    <w:bookmarkStart w:id="336" w:name="lintr"/>
    <w:p>
      <w:pPr>
        <w:pStyle w:val="Heading4"/>
      </w:pPr>
      <w:r>
        <w:t xml:space="preserve">8.11.1.3</w:t>
      </w:r>
      <w:r>
        <w:t xml:space="preserve"> </w:t>
      </w:r>
      <w:hyperlink r:id="rId32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7">
        <w:r>
          <w:rPr>
            <w:rStyle w:val="Hyperlink"/>
          </w:rPr>
          <w:t xml:space="preserve">in this link</w:t>
        </w:r>
      </w:hyperlink>
      <w:r>
        <w:t xml:space="preserve">,</w:t>
      </w:r>
      <w:r>
        <w:t xml:space="preserve"> </w:t>
      </w:r>
      <w:r>
        <w:t xml:space="preserve">and most guidelines are based on the</w:t>
      </w:r>
      <w:r>
        <w:t xml:space="preserve"> </w:t>
      </w:r>
      <w:hyperlink r:id="rId32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note.png" id="333"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tip.png" id="335"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6"/>
    <w:bookmarkEnd w:id="337"/>
    <w:bookmarkEnd w:id="338"/>
    <w:bookmarkStart w:id="339"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9"/>
    <w:bookmarkEnd w:id="340"/>
    <w:bookmarkStart w:id="346" w:name="big-data"/>
    <w:p>
      <w:pPr>
        <w:pStyle w:val="Heading1"/>
      </w:pPr>
      <w:r>
        <w:t xml:space="preserve">9. Big data</w:t>
      </w:r>
    </w:p>
    <w:p>
      <w:pPr>
        <w:pStyle w:val="FirstParagraph"/>
      </w:pPr>
      <w:r>
        <w:t xml:space="preserve">Adapted by UCD-SeRG team from</w:t>
      </w:r>
      <w:r>
        <w:t xml:space="preserve"> </w:t>
      </w:r>
      <w:hyperlink r:id="rId341">
        <w:r>
          <w:rPr>
            <w:rStyle w:val="Hyperlink"/>
          </w:rPr>
          <w:t xml:space="preserve">original by Kunal Mishra and Jade Benjamin-Chung</w:t>
        </w:r>
      </w:hyperlink>
    </w:p>
    <w:bookmarkStart w:id="34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3"/>
    <w:bookmarkStart w:id="34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4"/>
    <w:bookmarkStart w:id="34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5"/>
    <w:bookmarkEnd w:id="346"/>
    <w:bookmarkStart w:id="357" w:name="data-masking"/>
    <w:p>
      <w:pPr>
        <w:pStyle w:val="Heading1"/>
      </w:pPr>
      <w:r>
        <w:t xml:space="preserve">10. Data masking</w:t>
      </w:r>
    </w:p>
    <w:p>
      <w:pPr>
        <w:pStyle w:val="FirstParagraph"/>
      </w:pPr>
      <w:r>
        <w:t xml:space="preserve">Adapted by UCD-SeRG team from</w:t>
      </w:r>
      <w:r>
        <w:t xml:space="preserve"> </w:t>
      </w:r>
      <w:hyperlink r:id="rId34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1" w:name="fig-data-masking"/>
          <w:p>
            <w:pPr>
              <w:pStyle w:val="Compact"/>
              <w:jc w:val="center"/>
            </w:pPr>
            <w:r>
              <w:drawing>
                <wp:inline>
                  <wp:extent cx="2667000" cy="1103368"/>
                  <wp:effectExtent b="0" l="0" r="0" t="0"/>
                  <wp:docPr descr="" title="" id="349" name="Picture"/>
                  <a:graphic>
                    <a:graphicData uri="http://schemas.openxmlformats.org/drawingml/2006/picture">
                      <pic:pic>
                        <pic:nvPicPr>
                          <pic:cNvPr descr="assets/images/data-masking.PNG" id="350" name="Picture"/>
                          <pic:cNvPicPr>
                            <a:picLocks noChangeArrowheads="1" noChangeAspect="1"/>
                          </pic:cNvPicPr>
                        </pic:nvPicPr>
                        <pic:blipFill>
                          <a:blip r:embed="rId34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2"/>
    <w:bookmarkStart w:id="35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3"/>
    <w:bookmarkEnd w:id="354"/>
    <w:bookmarkStart w:id="35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5"/>
    <w:bookmarkEnd w:id="356"/>
    <w:bookmarkEnd w:id="357"/>
    <w:bookmarkStart w:id="406" w:name="sec-quarto"/>
    <w:p>
      <w:pPr>
        <w:pStyle w:val="Heading1"/>
      </w:pPr>
      <w:r>
        <w:t xml:space="preserve">11. Quarto</w:t>
      </w:r>
    </w:p>
    <w:bookmarkStart w:id="365" w:name="introduction"/>
    <w:p>
      <w:pPr>
        <w:pStyle w:val="Heading2"/>
      </w:pPr>
      <w:r>
        <w:t xml:space="preserve">11.1 Introduction</w:t>
      </w:r>
    </w:p>
    <w:p>
      <w:pPr>
        <w:pStyle w:val="FirstParagraph"/>
      </w:pPr>
      <w:hyperlink r:id="rId35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9"/>
    <w:bookmarkStart w:id="36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0"/>
    <w:bookmarkStart w:id="364"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1">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2">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p>
    <w:bookmarkEnd w:id="364"/>
    <w:bookmarkEnd w:id="365"/>
    <w:bookmarkStart w:id="37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6"/>
    <w:bookmarkStart w:id="36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8"/>
    <w:bookmarkStart w:id="36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9"/>
    <w:bookmarkStart w:id="37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0"/>
    <w:bookmarkStart w:id="37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1"/>
    <w:bookmarkStart w:id="37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3">
        <w:r>
          <w:rPr>
            <w:rStyle w:val="Hyperlink"/>
          </w:rPr>
          <w:t xml:space="preserve">Quarto chapter in R for Data Science</w:t>
        </w:r>
      </w:hyperlink>
      <w:r>
        <w:t xml:space="preserve"> </w:t>
      </w:r>
      <w:r>
        <w:t xml:space="preserve">(Wickham, Çetinkaya-Rundel, and Grolemund 2023)</w:t>
      </w:r>
      <w:r>
        <w:t xml:space="preserve">.</w:t>
      </w:r>
    </w:p>
    <w:bookmarkEnd w:id="372"/>
    <w:bookmarkEnd w:id="373"/>
    <w:bookmarkStart w:id="38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4">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5">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6">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7"/>
    <w:bookmarkStart w:id="37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8"/>
    <w:bookmarkStart w:id="37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9"/>
    <w:bookmarkStart w:id="38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0"/>
    <w:bookmarkStart w:id="38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2"/>
    <w:bookmarkStart w:id="385" w:name="resources"/>
    <w:p>
      <w:pPr>
        <w:pStyle w:val="Heading3"/>
      </w:pPr>
      <w:r>
        <w:t xml:space="preserve">11.3.6 Resources</w:t>
      </w:r>
    </w:p>
    <w:p>
      <w:pPr>
        <w:pStyle w:val="Compact"/>
        <w:numPr>
          <w:ilvl w:val="0"/>
          <w:numId w:val="1128"/>
        </w:numPr>
      </w:pPr>
      <w:hyperlink r:id="rId383">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4">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5"/>
    <w:bookmarkEnd w:id="386"/>
    <w:bookmarkStart w:id="39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7"/>
    <w:bookmarkStart w:id="38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9"/>
    <w:bookmarkStart w:id="390"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0"/>
    <w:bookmarkStart w:id="39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8">
        <w:r>
          <w:rPr>
            <w:rStyle w:val="Hyperlink"/>
          </w:rPr>
          <w:t xml:space="preserve">RME course</w:t>
        </w:r>
      </w:hyperlink>
      <w:r>
        <w:t xml:space="preserve">.</w:t>
      </w:r>
    </w:p>
    <w:bookmarkEnd w:id="391"/>
    <w:bookmarkStart w:id="394" w:name="resources-1"/>
    <w:p>
      <w:pPr>
        <w:pStyle w:val="Heading3"/>
      </w:pPr>
      <w:r>
        <w:t xml:space="preserve">11.4.5 Resources</w:t>
      </w:r>
    </w:p>
    <w:p>
      <w:pPr>
        <w:pStyle w:val="Compact"/>
        <w:numPr>
          <w:ilvl w:val="0"/>
          <w:numId w:val="1131"/>
        </w:numPr>
      </w:pPr>
      <w:hyperlink r:id="rId392">
        <w:r>
          <w:rPr>
            <w:rStyle w:val="Hyperlink"/>
          </w:rPr>
          <w:t xml:space="preserve">Quarto Profiles Documentation</w:t>
        </w:r>
      </w:hyperlink>
    </w:p>
    <w:p>
      <w:pPr>
        <w:pStyle w:val="Compact"/>
        <w:numPr>
          <w:ilvl w:val="0"/>
          <w:numId w:val="1131"/>
        </w:numPr>
      </w:pPr>
      <w:hyperlink r:id="rId388">
        <w:r>
          <w:rPr>
            <w:rStyle w:val="Hyperlink"/>
          </w:rPr>
          <w:t xml:space="preserve">RME Example</w:t>
        </w:r>
      </w:hyperlink>
      <w:r>
        <w:t xml:space="preserve"> </w:t>
      </w:r>
      <w:r>
        <w:t xml:space="preserve">- see the source at</w:t>
      </w:r>
      <w:r>
        <w:t xml:space="preserve"> </w:t>
      </w:r>
      <w:hyperlink r:id="rId393">
        <w:r>
          <w:rPr>
            <w:rStyle w:val="Hyperlink"/>
          </w:rPr>
          <w:t xml:space="preserve">https://github.com/d-morrison/rme</w:t>
        </w:r>
      </w:hyperlink>
      <w:r>
        <w:t xml:space="preserve"> </w:t>
      </w:r>
      <w:r>
        <w:t xml:space="preserve">for a working example</w:t>
      </w:r>
    </w:p>
    <w:bookmarkEnd w:id="394"/>
    <w:bookmarkEnd w:id="395"/>
    <w:bookmarkStart w:id="400" w:name="advanced-features"/>
    <w:p>
      <w:pPr>
        <w:pStyle w:val="Heading2"/>
      </w:pPr>
      <w:r>
        <w:t xml:space="preserve">11.5 Advanced Features</w:t>
      </w:r>
    </w:p>
    <w:bookmarkStart w:id="39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6">
        <w:r>
          <w:rPr>
            <w:rStyle w:val="Hyperlink"/>
          </w:rPr>
          <w:t xml:space="preserve">Quarto Cross-References documentation</w:t>
        </w:r>
      </w:hyperlink>
      <w:r>
        <w:t xml:space="preserve">.</w:t>
      </w:r>
    </w:p>
    <w:bookmarkEnd w:id="397"/>
    <w:bookmarkStart w:id="39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8">
        <w:r>
          <w:rPr>
            <w:rStyle w:val="Hyperlink"/>
          </w:rPr>
          <w:t xml:space="preserve">Quarto Includes documentation</w:t>
        </w:r>
      </w:hyperlink>
      <w:r>
        <w:t xml:space="preserve">.</w:t>
      </w:r>
    </w:p>
    <w:bookmarkEnd w:id="399"/>
    <w:bookmarkEnd w:id="400"/>
    <w:bookmarkStart w:id="405" w:name="additional-resources-2"/>
    <w:p>
      <w:pPr>
        <w:pStyle w:val="Heading2"/>
      </w:pPr>
      <w:r>
        <w:t xml:space="preserve">11.6 Additional Resources</w:t>
      </w:r>
    </w:p>
    <w:bookmarkStart w:id="401" w:name="official-documentation"/>
    <w:p>
      <w:pPr>
        <w:pStyle w:val="Heading3"/>
      </w:pPr>
      <w:r>
        <w:t xml:space="preserve">11.6.1 Official Documentation</w:t>
      </w:r>
    </w:p>
    <w:p>
      <w:pPr>
        <w:pStyle w:val="Compact"/>
        <w:numPr>
          <w:ilvl w:val="0"/>
          <w:numId w:val="1137"/>
        </w:numPr>
      </w:pPr>
      <w:hyperlink r:id="rId362">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3">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4">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1">
        <w:r>
          <w:rPr>
            <w:rStyle w:val="Hyperlink"/>
          </w:rPr>
          <w:t xml:space="preserve">Quarto Getting Started</w:t>
        </w:r>
      </w:hyperlink>
      <w:r>
        <w:t xml:space="preserve"> </w:t>
      </w:r>
      <w:r>
        <w:t xml:space="preserve">- installation and basic usage</w:t>
      </w:r>
    </w:p>
    <w:bookmarkEnd w:id="401"/>
    <w:bookmarkStart w:id="402" w:name="learning-resources"/>
    <w:p>
      <w:pPr>
        <w:pStyle w:val="Heading3"/>
      </w:pPr>
      <w:r>
        <w:t xml:space="preserve">11.6.2 Learning Resources</w:t>
      </w:r>
    </w:p>
    <w:p>
      <w:pPr>
        <w:pStyle w:val="Compact"/>
        <w:numPr>
          <w:ilvl w:val="0"/>
          <w:numId w:val="1138"/>
        </w:numPr>
      </w:pPr>
      <w:hyperlink r:id="rId36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1">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2"/>
    <w:bookmarkStart w:id="403" w:name="templates"/>
    <w:p>
      <w:pPr>
        <w:pStyle w:val="Heading3"/>
      </w:pPr>
      <w:r>
        <w:t xml:space="preserve">11.6.3 Templates</w:t>
      </w:r>
    </w:p>
    <w:p>
      <w:pPr>
        <w:pStyle w:val="Compact"/>
        <w:numPr>
          <w:ilvl w:val="0"/>
          <w:numId w:val="1140"/>
        </w:numPr>
      </w:pPr>
      <w:hyperlink r:id="rId374">
        <w:r>
          <w:rPr>
            <w:rStyle w:val="Hyperlink"/>
          </w:rPr>
          <w:t xml:space="preserve">UCD-SeRG Quarto Book Template</w:t>
        </w:r>
      </w:hyperlink>
      <w:r>
        <w:t xml:space="preserve"> </w:t>
      </w:r>
      <w:r>
        <w:t xml:space="preserve">- our recommended template</w:t>
      </w:r>
    </w:p>
    <w:p>
      <w:pPr>
        <w:pStyle w:val="Compact"/>
        <w:numPr>
          <w:ilvl w:val="0"/>
          <w:numId w:val="1140"/>
        </w:numPr>
      </w:pPr>
      <w:hyperlink r:id="rId37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6">
        <w:r>
          <w:rPr>
            <w:rStyle w:val="Hyperlink"/>
          </w:rPr>
          <w:t xml:space="preserve">DataLab Quarto Template</w:t>
        </w:r>
      </w:hyperlink>
      <w:r>
        <w:t xml:space="preserve"> </w:t>
      </w:r>
      <w:r>
        <w:t xml:space="preserve">- template from the UC Davis DataLab and Davis R Users Group</w:t>
      </w:r>
    </w:p>
    <w:bookmarkEnd w:id="403"/>
    <w:bookmarkStart w:id="40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4"/>
    <w:bookmarkEnd w:id="405"/>
    <w:bookmarkEnd w:id="406"/>
    <w:bookmarkStart w:id="456" w:name="sec-github"/>
    <w:p>
      <w:pPr>
        <w:pStyle w:val="Heading1"/>
      </w:pPr>
      <w:r>
        <w:t xml:space="preserve">12. Github</w:t>
      </w:r>
    </w:p>
    <w:p>
      <w:pPr>
        <w:pStyle w:val="FirstParagraph"/>
      </w:pPr>
      <w:r>
        <w:t xml:space="preserve">Adapted by UCD-SeRG team from</w:t>
      </w:r>
      <w:r>
        <w:t xml:space="preserve"> </w:t>
      </w:r>
      <w:hyperlink r:id="rId407">
        <w:r>
          <w:rPr>
            <w:rStyle w:val="Hyperlink"/>
          </w:rPr>
          <w:t xml:space="preserve">original by Stephanie Djajadi and Nolan Pokpongkiat</w:t>
        </w:r>
      </w:hyperlink>
    </w:p>
    <w:bookmarkStart w:id="410" w:name="basics"/>
    <w:p>
      <w:pPr>
        <w:pStyle w:val="Heading2"/>
      </w:pPr>
      <w:r>
        <w:t xml:space="preserve">12.1 Basics</w:t>
      </w:r>
    </w:p>
    <w:p>
      <w:pPr>
        <w:pStyle w:val="Compact"/>
        <w:numPr>
          <w:ilvl w:val="0"/>
          <w:numId w:val="1142"/>
        </w:numPr>
      </w:pPr>
      <w:r>
        <w:t xml:space="preserve">A detailed tutorial of Git can be found</w:t>
      </w:r>
      <w:r>
        <w:t xml:space="preserve"> </w:t>
      </w:r>
      <w:hyperlink r:id="rId408">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8">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09">
        <w:r>
          <w:rPr>
            <w:rStyle w:val="Hyperlink"/>
          </w:rPr>
          <w:t xml:space="preserve">UC Davis DataLab Git Sandbox</w:t>
        </w:r>
      </w:hyperlink>
      <w:r>
        <w:t xml:space="preserve"> </w:t>
      </w:r>
      <w:r>
        <w:t xml:space="preserve">- a collaborative repository for learning Git workflows.</w:t>
      </w:r>
    </w:p>
    <w:bookmarkEnd w:id="410"/>
    <w:bookmarkStart w:id="426" w:name="sec-github-education"/>
    <w:p>
      <w:pPr>
        <w:pStyle w:val="Heading2"/>
      </w:pPr>
      <w:r>
        <w:t xml:space="preserve">12.2 GitHub Education and Copilot Access</w:t>
      </w:r>
    </w:p>
    <w:bookmarkStart w:id="41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1">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2">
        <w:r>
          <w:rPr>
            <w:rStyle w:val="Hyperlink"/>
          </w:rPr>
          <w:t xml:space="preserve">GitHub Student Developer Pack</w:t>
        </w:r>
      </w:hyperlink>
      <w:r>
        <w:t xml:space="preserve"> </w:t>
      </w:r>
      <w:r>
        <w:t xml:space="preserve">(for students)</w:t>
      </w:r>
      <w:r>
        <w:t xml:space="preserve"> </w:t>
      </w:r>
      <w:r>
        <w:t xml:space="preserve">or</w:t>
      </w:r>
      <w:r>
        <w:t xml:space="preserve"> </w:t>
      </w:r>
      <w:hyperlink r:id="rId41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4"/>
    <w:bookmarkStart w:id="42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5">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9" w:name="fig-request-copilot-seat"/>
          <w:p>
            <w:pPr>
              <w:pStyle w:val="Compact"/>
              <w:jc w:val="center"/>
            </w:pPr>
            <w:r>
              <w:drawing>
                <wp:inline>
                  <wp:extent cx="5334000" cy="3052792"/>
                  <wp:effectExtent b="0" l="0" r="0" t="0"/>
                  <wp:docPr descr="" title="" id="417" name="Picture"/>
                  <a:graphic>
                    <a:graphicData uri="http://schemas.openxmlformats.org/drawingml/2006/picture">
                      <pic:pic>
                        <pic:nvPicPr>
                          <pic:cNvPr descr="assets/images/github-copilot-invitation-email.png" id="418" name="Picture"/>
                          <pic:cNvPicPr>
                            <a:picLocks noChangeArrowheads="1" noChangeAspect="1"/>
                          </pic:cNvPicPr>
                        </pic:nvPicPr>
                        <pic:blipFill>
                          <a:blip r:embed="rId41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19"/>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20">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4" w:name="fig-copilot-settings-org-options"/>
          <w:p>
            <w:pPr>
              <w:pStyle w:val="Compact"/>
              <w:jc w:val="center"/>
            </w:pPr>
            <w:r>
              <w:drawing>
                <wp:inline>
                  <wp:extent cx="5334000" cy="531962"/>
                  <wp:effectExtent b="0" l="0" r="0" t="0"/>
                  <wp:docPr descr="" title="" id="422" name="Picture"/>
                  <a:graphic>
                    <a:graphicData uri="http://schemas.openxmlformats.org/drawingml/2006/picture">
                      <pic:pic>
                        <pic:nvPicPr>
                          <pic:cNvPr descr="assets/images/github-copilot-settings-page.png" id="423" name="Picture"/>
                          <pic:cNvPicPr>
                            <a:picLocks noChangeArrowheads="1" noChangeAspect="1"/>
                          </pic:cNvPicPr>
                        </pic:nvPicPr>
                        <pic:blipFill>
                          <a:blip r:embed="rId42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4"/>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5"/>
    <w:bookmarkEnd w:id="426"/>
    <w:bookmarkStart w:id="42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7"/>
    <w:bookmarkStart w:id="42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8">
        <w:r>
          <w:rPr>
            <w:rStyle w:val="Hyperlink"/>
          </w:rPr>
          <w:t xml:space="preserve">here</w:t>
        </w:r>
      </w:hyperlink>
      <w:r>
        <w:t xml:space="preserve">. You can also find instructions on how to handle merge conflicts when joining branches together.</w:t>
      </w:r>
    </w:p>
    <w:bookmarkEnd w:id="429"/>
    <w:bookmarkStart w:id="43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3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1"/>
          <w:p/>
        </w:tc>
      </w:tr>
    </w:tbl>
    <w:p>
      <w:pPr>
        <w:pStyle w:val="BodyText"/>
      </w:pPr>
      <w:r>
        <w:t xml:space="preserve">Other helpful commands are listed below.</w:t>
      </w:r>
    </w:p>
    <w:bookmarkEnd w:id="432"/>
    <w:bookmarkStart w:id="43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3"/>
          <w:p/>
        </w:tc>
      </w:tr>
    </w:tbl>
    <w:bookmarkEnd w:id="434"/>
    <w:bookmarkStart w:id="43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5"/>
    <w:bookmarkStart w:id="43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6"/>
    <w:bookmarkStart w:id="438"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7">
        <w:r>
          <w:rPr>
            <w:rStyle w:val="Hyperlink"/>
          </w:rPr>
          <w:t xml:space="preserve">Repeated Amend chapter</w:t>
        </w:r>
      </w:hyperlink>
      <w:r>
        <w:t xml:space="preserve"> </w:t>
      </w:r>
      <w:r>
        <w:t xml:space="preserve">in Happy Git with R.</w:t>
      </w:r>
    </w:p>
    <w:bookmarkEnd w:id="438"/>
    <w:bookmarkEnd w:id="439"/>
    <w:bookmarkStart w:id="44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4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1">
        <w:r>
          <w:rPr>
            <w:rStyle w:val="Hyperlink"/>
          </w:rPr>
          <w:t xml:space="preserve">great discussion of project-oriented workflows</w:t>
        </w:r>
      </w:hyperlink>
      <w:r>
        <w:t xml:space="preserve">, extolling the virtues of a self-contained, portable projects, for your reference.</w:t>
      </w:r>
    </w:p>
    <w:bookmarkEnd w:id="442"/>
    <w:bookmarkStart w:id="455" w:name="sec-gitattributes"/>
    <w:p>
      <w:pPr>
        <w:pStyle w:val="Heading2"/>
      </w:pPr>
      <w:r>
        <w:t xml:space="preserve">12.10 Customizing How Files Appear on GitHub</w:t>
      </w:r>
    </w:p>
    <w:p>
      <w:pPr>
        <w:pStyle w:val="FirstParagraph"/>
      </w:pPr>
      <w:r>
        <w:t xml:space="preserve">GitHub uses a tool called</w:t>
      </w:r>
      <w:r>
        <w:t xml:space="preserve"> </w:t>
      </w:r>
      <w:hyperlink r:id="rId44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4">
        <w:r>
          <w:rPr>
            <w:rStyle w:val="Hyperlink"/>
          </w:rPr>
          <w:t xml:space="preserve">Generated code documentation</w:t>
        </w:r>
      </w:hyperlink>
      <w:r>
        <w:t xml:space="preserve">.</w:t>
      </w:r>
    </w:p>
    <w:bookmarkEnd w:id="445"/>
    <w:bookmarkStart w:id="44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6">
        <w:r>
          <w:rPr>
            <w:rStyle w:val="Hyperlink"/>
          </w:rPr>
          <w:t xml:space="preserve">pattern format documentation</w:t>
        </w:r>
      </w:hyperlink>
      <w:r>
        <w:t xml:space="preserve"> </w:t>
      </w:r>
      <w:r>
        <w:t xml:space="preserve">and the</w:t>
      </w:r>
      <w:r>
        <w:t xml:space="preserve"> </w:t>
      </w:r>
      <w:hyperlink r:id="rId447">
        <w:r>
          <w:rPr>
            <w:rStyle w:val="Hyperlink"/>
          </w:rPr>
          <w:t xml:space="preserve">Using gitattributes guide</w:t>
        </w:r>
      </w:hyperlink>
      <w:r>
        <w:t xml:space="preserve">.</w:t>
      </w:r>
    </w:p>
    <w:bookmarkEnd w:id="448"/>
    <w:bookmarkStart w:id="45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49">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1">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2">
        <w:r>
          <w:rPr>
            <w:rStyle w:val="Hyperlink"/>
          </w:rPr>
          <w:t xml:space="preserve">Customizing how changed files appear on GitHub</w:t>
        </w:r>
      </w:hyperlink>
      <w:r>
        <w:t xml:space="preserve"> </w:t>
      </w:r>
      <w:r>
        <w:t xml:space="preserve">and the</w:t>
      </w:r>
      <w:r>
        <w:t xml:space="preserve"> </w:t>
      </w:r>
      <w:hyperlink r:id="rId453">
        <w:r>
          <w:rPr>
            <w:rStyle w:val="Hyperlink"/>
          </w:rPr>
          <w:t xml:space="preserve">Linguist overrides documentation</w:t>
        </w:r>
      </w:hyperlink>
      <w:r>
        <w:t xml:space="preserve">.</w:t>
      </w:r>
    </w:p>
    <w:p>
      <w:r>
        <w:br w:type="page"/>
      </w:r>
    </w:p>
    <w:bookmarkEnd w:id="454"/>
    <w:bookmarkEnd w:id="455"/>
    <w:bookmarkEnd w:id="456"/>
    <w:bookmarkStart w:id="479" w:name="sec-unix"/>
    <w:p>
      <w:pPr>
        <w:pStyle w:val="Heading1"/>
      </w:pPr>
      <w:r>
        <w:t xml:space="preserve">13. Unix</w:t>
      </w:r>
    </w:p>
    <w:p>
      <w:pPr>
        <w:pStyle w:val="FirstParagraph"/>
      </w:pPr>
      <w:r>
        <w:t xml:space="preserve">Adapted by UCD-SeRG team from</w:t>
      </w:r>
      <w:r>
        <w:t xml:space="preserve"> </w:t>
      </w:r>
      <w:hyperlink r:id="rId45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1" w:name="fig-unix-desktop"/>
          <w:p>
            <w:pPr>
              <w:pStyle w:val="Compact"/>
              <w:jc w:val="center"/>
            </w:pPr>
            <w:r>
              <w:drawing>
                <wp:inline>
                  <wp:extent cx="5334000" cy="3380267"/>
                  <wp:effectExtent b="0" l="0" r="0" t="0"/>
                  <wp:docPr descr="" title="" id="459" name="Picture"/>
                  <a:graphic>
                    <a:graphicData uri="http://schemas.openxmlformats.org/drawingml/2006/picture">
                      <pic:pic>
                        <pic:nvPicPr>
                          <pic:cNvPr descr="assets/images/ex-desktop.jpg" id="460" name="Picture"/>
                          <pic:cNvPicPr>
                            <a:picLocks noChangeArrowheads="1" noChangeAspect="1"/>
                          </pic:cNvPicPr>
                        </pic:nvPicPr>
                        <pic:blipFill>
                          <a:blip r:embed="rId4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1"/>
        </w:tc>
      </w:tr>
    </w:tbl>
    <w:bookmarkEnd w:id="462"/>
    <w:bookmarkStart w:id="46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7" w:name="fig-unix-terminal"/>
          <w:p>
            <w:pPr>
              <w:pStyle w:val="Compact"/>
              <w:jc w:val="center"/>
            </w:pPr>
            <w:r>
              <w:drawing>
                <wp:inline>
                  <wp:extent cx="4488872" cy="8862646"/>
                  <wp:effectExtent b="0" l="0" r="0" t="0"/>
                  <wp:docPr descr="" title="" id="465" name="Picture"/>
                  <a:graphic>
                    <a:graphicData uri="http://schemas.openxmlformats.org/drawingml/2006/picture">
                      <pic:pic>
                        <pic:nvPicPr>
                          <pic:cNvPr descr="assets/images/ex-terminal.PNG" id="466" name="Picture"/>
                          <pic:cNvPicPr>
                            <a:picLocks noChangeArrowheads="1" noChangeAspect="1"/>
                          </pic:cNvPicPr>
                        </pic:nvPicPr>
                        <pic:blipFill>
                          <a:blip r:embed="rId46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7"/>
        </w:tc>
      </w:tr>
    </w:tbl>
    <w:bookmarkEnd w:id="468"/>
    <w:bookmarkStart w:id="47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6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69"/>
          <w:p/>
        </w:tc>
      </w:tr>
    </w:tbl>
    <w:bookmarkEnd w:id="470"/>
    <w:bookmarkStart w:id="47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2"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2"/>
    <w:bookmarkEnd w:id="473"/>
    <w:bookmarkStart w:id="47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4"/>
    <w:bookmarkStart w:id="47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6"/>
    <w:bookmarkStart w:id="47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7"/>
    <w:bookmarkEnd w:id="478"/>
    <w:bookmarkEnd w:id="479"/>
    <w:bookmarkStart w:id="488" w:name="reproducible-environments"/>
    <w:p>
      <w:pPr>
        <w:pStyle w:val="Heading1"/>
      </w:pPr>
      <w:r>
        <w:t xml:space="preserve">14. Reproducible Environments</w:t>
      </w:r>
    </w:p>
    <w:p>
      <w:pPr>
        <w:pStyle w:val="FirstParagraph"/>
      </w:pPr>
      <w:r>
        <w:t xml:space="preserve">Adapted by UCD-SeRG team from</w:t>
      </w:r>
      <w:r>
        <w:t xml:space="preserve"> </w:t>
      </w:r>
      <w:hyperlink r:id="rId480">
        <w:r>
          <w:rPr>
            <w:rStyle w:val="Hyperlink"/>
          </w:rPr>
          <w:t xml:space="preserve">original by Anna Nguyen</w:t>
        </w:r>
      </w:hyperlink>
    </w:p>
    <w:bookmarkStart w:id="487" w:name="package-version-control-with-renv"/>
    <w:p>
      <w:pPr>
        <w:pStyle w:val="Heading2"/>
      </w:pPr>
      <w:r>
        <w:t xml:space="preserve">14.1 Package Version Control with renv</w:t>
      </w:r>
    </w:p>
    <w:bookmarkStart w:id="48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1"/>
    <w:bookmarkStart w:id="48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2"/>
    <w:bookmarkStart w:id="48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3">
        <w:r>
          <w:rPr>
            <w:rStyle w:val="Hyperlink"/>
          </w:rPr>
          <w:t xml:space="preserve">official renv documentation</w:t>
        </w:r>
      </w:hyperlink>
      <w:r>
        <w:t xml:space="preserve">.</w:t>
      </w:r>
    </w:p>
    <w:bookmarkEnd w:id="484"/>
    <w:bookmarkEnd w:id="485"/>
    <w:bookmarkStart w:id="48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6"/>
    <w:bookmarkEnd w:id="487"/>
    <w:bookmarkEnd w:id="488"/>
    <w:bookmarkStart w:id="503" w:name="code-publication"/>
    <w:p>
      <w:pPr>
        <w:pStyle w:val="Heading1"/>
      </w:pPr>
      <w:r>
        <w:t xml:space="preserve">15. Code Publication</w:t>
      </w:r>
    </w:p>
    <w:p>
      <w:pPr>
        <w:pStyle w:val="FirstParagraph"/>
      </w:pPr>
      <w:r>
        <w:t xml:space="preserve">Adapted by UCD-SeRG team from</w:t>
      </w:r>
      <w:r>
        <w:t xml:space="preserve"> </w:t>
      </w:r>
      <w:hyperlink r:id="rId489">
        <w:r>
          <w:rPr>
            <w:rStyle w:val="Hyperlink"/>
          </w:rPr>
          <w:t xml:space="preserve">original by Nolan Pokpongkiat</w:t>
        </w:r>
      </w:hyperlink>
    </w:p>
    <w:bookmarkStart w:id="490"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90"/>
    <w:bookmarkStart w:id="49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1">
        <w:r>
          <w:rPr>
            <w:rStyle w:val="Hyperlink"/>
          </w:rPr>
          <w:t xml:space="preserve">here.</w:t>
        </w:r>
      </w:hyperlink>
    </w:p>
    <w:bookmarkEnd w:id="492"/>
    <w:bookmarkStart w:id="49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3"/>
    <w:bookmarkStart w:id="49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4">
        <w:r>
          <w:rPr>
            <w:rStyle w:val="Hyperlink"/>
          </w:rPr>
          <w:t xml:space="preserve">here.</w:t>
        </w:r>
      </w:hyperlink>
    </w:p>
    <w:bookmarkEnd w:id="495"/>
    <w:bookmarkStart w:id="49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6"/>
    <w:bookmarkStart w:id="49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7">
        <w:r>
          <w:rPr>
            <w:rStyle w:val="Hyperlink"/>
          </w:rPr>
          <w:t xml:space="preserve">here.</w:t>
        </w:r>
      </w:hyperlink>
    </w:p>
    <w:bookmarkEnd w:id="498"/>
    <w:bookmarkStart w:id="49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99"/>
    <w:bookmarkStart w:id="50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00"/>
    <w:bookmarkStart w:id="50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1">
        <w:r>
          <w:rPr>
            <w:rStyle w:val="Hyperlink"/>
          </w:rPr>
          <w:t xml:space="preserve">here.</w:t>
        </w:r>
      </w:hyperlink>
    </w:p>
    <w:p>
      <w:r>
        <w:br w:type="page"/>
      </w:r>
    </w:p>
    <w:bookmarkEnd w:id="502"/>
    <w:bookmarkEnd w:id="503"/>
    <w:bookmarkStart w:id="52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4">
        <w:r>
          <w:rPr>
            <w:rStyle w:val="Hyperlink"/>
          </w:rPr>
          <w:t xml:space="preserve">Proctor-UCSF Lab Manual</w:t>
        </w:r>
      </w:hyperlink>
    </w:p>
    <w:bookmarkStart w:id="50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5"/>
    <w:bookmarkStart w:id="51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6"/>
    <w:bookmarkStart w:id="50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7"/>
    <w:bookmarkStart w:id="50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8">
        <w:r>
          <w:rPr>
            <w:rStyle w:val="Hyperlink"/>
          </w:rPr>
          <w:t xml:space="preserve">UC Davis DataLab GIS workshops</w:t>
        </w:r>
      </w:hyperlink>
      <w:r>
        <w:t xml:space="preserve">, including resources on QGIS and spatial SQL.</w:t>
      </w:r>
    </w:p>
    <w:bookmarkEnd w:id="509"/>
    <w:bookmarkEnd w:id="510"/>
    <w:bookmarkStart w:id="514" w:name="create-public-ids"/>
    <w:p>
      <w:pPr>
        <w:pStyle w:val="Heading2"/>
      </w:pPr>
      <w:r>
        <w:t xml:space="preserve">16.3 Create public IDs</w:t>
      </w:r>
    </w:p>
    <w:bookmarkStart w:id="51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1"/>
    <w:bookmarkStart w:id="51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2"/>
    <w:bookmarkStart w:id="51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3"/>
    <w:bookmarkEnd w:id="514"/>
    <w:bookmarkStart w:id="51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6">
        <w:r>
          <w:rPr>
            <w:rStyle w:val="Hyperlink"/>
          </w:rPr>
          <w:t xml:space="preserve">UC Davis DataLab workshop on data documentation</w:t>
        </w:r>
      </w:hyperlink>
      <w:r>
        <w:t xml:space="preserve">.</w:t>
      </w:r>
    </w:p>
    <w:bookmarkStart w:id="518"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7">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8"/>
    <w:bookmarkEnd w:id="519"/>
    <w:bookmarkStart w:id="52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20"/>
    <w:bookmarkStart w:id="52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1"/>
    <w:bookmarkStart w:id="52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2"/>
    <w:bookmarkEnd w:id="523"/>
    <w:bookmarkStart w:id="543" w:name="sec-slurm"/>
    <w:p>
      <w:pPr>
        <w:pStyle w:val="Heading1"/>
      </w:pPr>
      <w:r>
        <w:t xml:space="preserve">17. High-performance computing (HPC)</w:t>
      </w:r>
    </w:p>
    <w:p>
      <w:pPr>
        <w:pStyle w:val="FirstParagraph"/>
      </w:pPr>
      <w:r>
        <w:t xml:space="preserve">Adapted by UCD-SeRG team from</w:t>
      </w:r>
      <w:r>
        <w:t xml:space="preserve"> </w:t>
      </w:r>
      <w:hyperlink r:id="rId52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8" w:name="uc-davis-computing-resources"/>
    <w:p>
      <w:pPr>
        <w:pStyle w:val="Heading2"/>
      </w:pPr>
      <w:r>
        <w:t xml:space="preserve">17.1 UC Davis Computing Resources</w:t>
      </w:r>
    </w:p>
    <w:bookmarkStart w:id="52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7"/>
    <w:bookmarkEnd w:id="528"/>
    <w:bookmarkStart w:id="53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2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29"/>
    <w:bookmarkEnd w:id="530"/>
    <w:bookmarkStart w:id="53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1"/>
    <w:bookmarkStart w:id="53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5">
        <w:r>
          <w:rPr>
            <w:rStyle w:val="Hyperlink"/>
          </w:rPr>
          <w:t xml:space="preserve">hpc.ucdavis.edu</w:t>
        </w:r>
      </w:hyperlink>
      <w:r>
        <w:t xml:space="preserve"> </w:t>
      </w:r>
      <w:r>
        <w:t xml:space="preserve">for support information.</w:t>
      </w:r>
    </w:p>
    <w:bookmarkEnd w:id="532"/>
    <w:bookmarkStart w:id="53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3"/>
    <w:bookmarkStart w:id="53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4"/>
    <w:bookmarkStart w:id="53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5"/>
    <w:bookmarkEnd w:id="536"/>
    <w:bookmarkStart w:id="541" w:name="storage-group-storage-access"/>
    <w:p>
      <w:pPr>
        <w:pStyle w:val="Heading2"/>
      </w:pPr>
      <w:r>
        <w:t xml:space="preserve">17.6 Storage &amp; group storage access</w:t>
      </w:r>
    </w:p>
    <w:bookmarkStart w:id="53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5">
        <w:r>
          <w:rPr>
            <w:rStyle w:val="Hyperlink"/>
          </w:rPr>
          <w:t xml:space="preserve">UC Davis HPC documentation</w:t>
        </w:r>
      </w:hyperlink>
      <w:r>
        <w:t xml:space="preserve"> </w:t>
      </w:r>
      <w:r>
        <w:t xml:space="preserve">for specific storage options and quotas.</w:t>
      </w:r>
    </w:p>
    <w:bookmarkEnd w:id="537"/>
    <w:bookmarkStart w:id="53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8"/>
    <w:bookmarkStart w:id="54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3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40"/>
    <w:bookmarkEnd w:id="541"/>
    <w:bookmarkStart w:id="54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2"/>
    <w:bookmarkEnd w:id="543"/>
    <w:bookmarkStart w:id="659" w:name="working-with-ai"/>
    <w:p>
      <w:pPr>
        <w:pStyle w:val="Heading1"/>
      </w:pPr>
      <w:r>
        <w:t xml:space="preserve">18. Working with AI</w:t>
      </w:r>
    </w:p>
    <w:p>
      <w:pPr>
        <w:pStyle w:val="FirstParagraph"/>
      </w:pPr>
      <w:hyperlink r:id="rId54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7"/>
    <w:bookmarkStart w:id="54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8"/>
    <w:bookmarkStart w:id="54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49"/>
    <w:bookmarkStart w:id="55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5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50"/>
    <w:bookmarkStart w:id="55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1"/>
    <w:bookmarkStart w:id="55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2"/>
    <w:bookmarkStart w:id="55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3">
        <w:r>
          <w:rPr>
            <w:rStyle w:val="Hyperlink"/>
          </w:rPr>
          <w:t xml:space="preserve">Issue #112</w:t>
        </w:r>
      </w:hyperlink>
      <w:r>
        <w:t xml:space="preserve"> </w:t>
      </w:r>
      <w:r>
        <w:t xml:space="preserve">and</w:t>
      </w:r>
      <w:r>
        <w:t xml:space="preserve"> </w:t>
      </w:r>
      <w:hyperlink r:id="rId55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5"/>
    <w:bookmarkStart w:id="55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6"/>
    <w:bookmarkEnd w:id="557"/>
    <w:bookmarkStart w:id="658" w:name="coding-agents"/>
    <w:p>
      <w:pPr>
        <w:pStyle w:val="Heading2"/>
      </w:pPr>
      <w:r>
        <w:t xml:space="preserve">18.5 Coding Agents</w:t>
      </w:r>
    </w:p>
    <w:p>
      <w:pPr>
        <w:pStyle w:val="FirstParagraph"/>
      </w:pPr>
      <w:r>
        <w:t xml:space="preserve">We recommend working with</w:t>
      </w:r>
      <w:r>
        <w:t xml:space="preserve"> </w:t>
      </w:r>
      <w:hyperlink r:id="rId558">
        <w:r>
          <w:rPr>
            <w:rStyle w:val="Hyperlink"/>
            <w:b/>
            <w:bCs/>
          </w:rPr>
          <w:t xml:space="preserve">AI coding agents</w:t>
        </w:r>
      </w:hyperlink>
      <w:r>
        <w:t xml:space="preserve"> </w:t>
      </w:r>
      <w:r>
        <w:t xml:space="preserve">to</w:t>
      </w:r>
      <w:r>
        <w:t xml:space="preserve"> </w:t>
      </w:r>
      <w:hyperlink r:id="rId544">
        <w:r>
          <w:rPr>
            <w:rStyle w:val="Hyperlink"/>
          </w:rPr>
          <w:t xml:space="preserve">help you code</w:t>
        </w:r>
      </w:hyperlink>
      <w:r>
        <w:t xml:space="preserve">.</w:t>
      </w:r>
    </w:p>
    <w:bookmarkStart w:id="560" w:name="what-are-ai-coding-agents"/>
    <w:p>
      <w:pPr>
        <w:pStyle w:val="Heading3"/>
      </w:pPr>
      <w:r>
        <w:t xml:space="preserve">18.5.1 What are AI coding agents?</w:t>
      </w:r>
    </w:p>
    <w:p>
      <w:pPr>
        <w:pStyle w:val="FirstParagraph"/>
      </w:pPr>
      <w:r>
        <w:t xml:space="preserve">AI coding agents are</w:t>
      </w:r>
      <w:r>
        <w:t xml:space="preserve"> </w:t>
      </w:r>
      <w:hyperlink r:id="rId55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60"/>
    <w:bookmarkStart w:id="56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3"/>
    <w:bookmarkStart w:id="56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4"/>
    <w:bookmarkStart w:id="56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5"/>
    <w:bookmarkStart w:id="56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6">
        <w:r>
          <w:rPr>
            <w:rStyle w:val="Hyperlink"/>
          </w:rPr>
          <w:t xml:space="preserve">“I Thought I Was in an AI Apocalypse. Then I Started Looking Closer.”</w:t>
        </w:r>
      </w:hyperlink>
    </w:p>
    <w:bookmarkEnd w:id="567"/>
    <w:bookmarkEnd w:id="568"/>
    <w:bookmarkStart w:id="58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6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6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1" name="Picture"/>
                        <a:graphic>
                          <a:graphicData uri="http://schemas.openxmlformats.org/drawingml/2006/picture">
                            <pic:pic>
                              <pic:nvPicPr>
                                <pic:cNvPr descr="assets/images/The-Matrix-Neo-Flying.png" id="572" name="Picture"/>
                                <pic:cNvPicPr>
                                  <a:picLocks noChangeArrowheads="1" noChangeAspect="1"/>
                                </pic:cNvPicPr>
                              </pic:nvPicPr>
                              <pic:blipFill>
                                <a:blip r:embed="rId57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4" name="Picture"/>
                        <a:graphic>
                          <a:graphicData uri="http://schemas.openxmlformats.org/drawingml/2006/picture">
                            <pic:pic>
                              <pic:nvPicPr>
                                <pic:cNvPr descr="assets/images/agent-smith-no-its-not-fair.jpg" id="575" name="Picture"/>
                                <pic:cNvPicPr>
                                  <a:picLocks noChangeArrowheads="1" noChangeAspect="1"/>
                                </pic:cNvPicPr>
                              </pic:nvPicPr>
                              <pic:blipFill>
                                <a:blip r:embed="rId57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7" name="Picture"/>
                        <a:graphic>
                          <a:graphicData uri="http://schemas.openxmlformats.org/drawingml/2006/picture">
                            <pic:pic>
                              <pic:nvPicPr>
                                <pic:cNvPr descr="assets/images/sad-keanu.png" id="578" name="Picture"/>
                                <pic:cNvPicPr>
                                  <a:picLocks noChangeArrowheads="1" noChangeAspect="1"/>
                                </pic:cNvPicPr>
                              </pic:nvPicPr>
                              <pic:blipFill>
                                <a:blip r:embed="rId57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80" name="Picture"/>
                        <a:graphic>
                          <a:graphicData uri="http://schemas.openxmlformats.org/drawingml/2006/picture">
                            <pic:pic>
                              <pic:nvPicPr>
                                <pic:cNvPr descr="assets/images/grinning-smith.png" id="581" name="Picture"/>
                                <pic:cNvPicPr>
                                  <a:picLocks noChangeArrowheads="1" noChangeAspect="1"/>
                                </pic:cNvPicPr>
                              </pic:nvPicPr>
                              <pic:blipFill>
                                <a:blip r:embed="rId57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3"/>
    <w:bookmarkStart w:id="58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4"/>
    <w:bookmarkEnd w:id="585"/>
    <w:bookmarkStart w:id="59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6"/>
    <w:bookmarkStart w:id="58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7"/>
    <w:bookmarkStart w:id="59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8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90"/>
    <w:bookmarkStart w:id="59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1"/>
    <w:bookmarkStart w:id="59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2"/>
    <w:bookmarkStart w:id="593"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3"/>
    <w:bookmarkStart w:id="59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6">
        <w:r>
          <w:rPr>
            <w:rStyle w:val="Hyperlink"/>
          </w:rPr>
          <w:t xml:space="preserve">GitHub Copilot coding agent documentation</w:t>
        </w:r>
      </w:hyperlink>
      <w:r>
        <w:t xml:space="preserve">.</w:t>
      </w:r>
    </w:p>
    <w:bookmarkEnd w:id="597"/>
    <w:bookmarkEnd w:id="598"/>
    <w:bookmarkStart w:id="60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9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599"/>
    <w:bookmarkStart w:id="600"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600"/>
    <w:bookmarkEnd w:id="601"/>
    <w:bookmarkStart w:id="60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2"/>
    <w:bookmarkStart w:id="60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3" name="Picture"/>
                  <a:graphic>
                    <a:graphicData uri="http://schemas.openxmlformats.org/drawingml/2006/picture">
                      <pic:pic>
                        <pic:nvPicPr>
                          <pic:cNvPr descr="/opt/quarto/share/formats/docx/warning.png" id="604"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5"/>
    <w:bookmarkStart w:id="60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6"/>
    <w:bookmarkStart w:id="607"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8">
        <w:r>
          <w:rPr>
            <w:rStyle w:val="Hyperlink"/>
          </w:rPr>
          <w:t xml:space="preserve">GitHub Actions documentation</w:t>
        </w:r>
      </w:hyperlink>
      <w:r>
        <w:t xml:space="preserve"> </w:t>
      </w:r>
      <w:r>
        <w:t xml:space="preserve">for workflow syntax and troubleshooting</w:t>
      </w:r>
    </w:p>
    <w:bookmarkEnd w:id="607"/>
    <w:bookmarkEnd w:id="608"/>
    <w:bookmarkStart w:id="61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3"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10" name="Picture"/>
            <a:graphic>
              <a:graphicData uri="http://schemas.openxmlformats.org/drawingml/2006/picture">
                <pic:pic>
                  <pic:nvPicPr>
                    <pic:cNvPr descr="assets/images/matrix-agents.png" id="611" name="Picture"/>
                    <pic:cNvPicPr>
                      <a:picLocks noChangeArrowheads="1" noChangeAspect="1"/>
                    </pic:cNvPicPr>
                  </pic:nvPicPr>
                  <pic:blipFill>
                    <a:blip r:embed="rId60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2">
        <w:r>
          <w:rPr>
            <w:rStyle w:val="Hyperlink"/>
          </w:rPr>
          <w:t xml:space="preserve">Agents</w:t>
        </w:r>
      </w:hyperlink>
    </w:p>
    <w:bookmarkEnd w:id="613"/>
    <w:bookmarkEnd w:id="614"/>
    <w:bookmarkStart w:id="61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5" name="Picture"/>
                  <a:graphic>
                    <a:graphicData uri="http://schemas.openxmlformats.org/drawingml/2006/picture">
                      <pic:pic>
                        <pic:nvPicPr>
                          <pic:cNvPr descr="/opt/quarto/share/formats/docx/warning.png" id="616" name="Picture"/>
                          <pic:cNvPicPr>
                            <a:picLocks noChangeArrowheads="1" noChangeAspect="1"/>
                          </pic:cNvPicPr>
                        </pic:nvPicPr>
                        <pic:blipFill>
                          <a:blip r:embed="rId2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7"/>
    <w:bookmarkStart w:id="62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1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8">
        <w:r>
          <w:rPr>
            <w:rStyle w:val="Hyperlink"/>
          </w:rPr>
          <w:t xml:space="preserve">Copilot allowlist reference</w:t>
        </w:r>
      </w:hyperlink>
      <w:r>
        <w:t xml:space="preserve">.</w:t>
      </w:r>
    </w:p>
    <w:bookmarkEnd w:id="619"/>
    <w:bookmarkStart w:id="62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20">
        <w:r>
          <w:rPr>
            <w:rStyle w:val="Hyperlink"/>
          </w:rPr>
          <w:t xml:space="preserve">Customizing or disabling the firewall for GitHub Copilot coding agent</w:t>
        </w:r>
      </w:hyperlink>
      <w:r>
        <w:t xml:space="preserve">.</w:t>
      </w:r>
    </w:p>
    <w:bookmarkEnd w:id="621"/>
    <w:bookmarkStart w:id="62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tip.png" id="623" name="Picture"/>
                          <pic:cNvPicPr>
                            <a:picLocks noChangeArrowheads="1" noChangeAspect="1"/>
                          </pic:cNvPicPr>
                        </pic:nvPicPr>
                        <pic:blipFill>
                          <a:blip r:embed="rId3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note.png" id="62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6"/>
    <w:bookmarkEnd w:id="627"/>
    <w:bookmarkStart w:id="63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8"/>
    <w:bookmarkStart w:id="62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29"/>
    <w:bookmarkStart w:id="63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30"/>
    <w:bookmarkStart w:id="63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1"/>
    <w:bookmarkEnd w:id="632"/>
    <w:bookmarkStart w:id="64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3"/>
    <w:bookmarkStart w:id="63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4"/>
    <w:bookmarkStart w:id="63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5"/>
    <w:bookmarkStart w:id="63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8"/>
    <w:bookmarkStart w:id="63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39"/>
    <w:bookmarkStart w:id="64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40"/>
    <w:bookmarkStart w:id="64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1"/>
    <w:bookmarkStart w:id="64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2"/>
    <w:bookmarkStart w:id="64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3"/>
    <w:bookmarkStart w:id="64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7">
        <w:r>
          <w:rPr>
            <w:rStyle w:val="Hyperlink"/>
          </w:rPr>
          <w:t xml:space="preserve">Customizing the development environment for GitHub Copilot coding agent</w:t>
        </w:r>
      </w:hyperlink>
      <w:r>
        <w:t xml:space="preserve">.</w:t>
      </w:r>
    </w:p>
    <w:bookmarkEnd w:id="644"/>
    <w:bookmarkEnd w:id="645"/>
    <w:bookmarkStart w:id="64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49"/>
    <w:bookmarkStart w:id="65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50">
        <w:r>
          <w:rPr>
            <w:rStyle w:val="Hyperlink"/>
          </w:rPr>
          <w:t xml:space="preserve">Quarto CLI Issue #6357</w:t>
        </w:r>
      </w:hyperlink>
    </w:p>
    <w:p>
      <w:pPr>
        <w:pStyle w:val="Compact"/>
        <w:numPr>
          <w:ilvl w:val="0"/>
          <w:numId w:val="1265"/>
        </w:numPr>
      </w:pPr>
      <w:hyperlink r:id="rId651">
        <w:r>
          <w:rPr>
            <w:rStyle w:val="Hyperlink"/>
          </w:rPr>
          <w:t xml:space="preserve">Quarto Discussion #6544</w:t>
        </w:r>
      </w:hyperlink>
    </w:p>
    <w:p>
      <w:pPr>
        <w:pStyle w:val="Compact"/>
        <w:numPr>
          <w:ilvl w:val="0"/>
          <w:numId w:val="1265"/>
        </w:numPr>
      </w:pPr>
      <w:hyperlink r:id="rId6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3"/>
    <w:bookmarkEnd w:id="654"/>
    <w:bookmarkStart w:id="65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5"/>
    <w:bookmarkStart w:id="65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6"/>
    <w:bookmarkStart w:id="65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7"/>
    <w:bookmarkEnd w:id="658"/>
    <w:bookmarkEnd w:id="659"/>
    <w:bookmarkStart w:id="669" w:name="checklists"/>
    <w:p>
      <w:pPr>
        <w:pStyle w:val="Heading1"/>
      </w:pPr>
      <w:r>
        <w:t xml:space="preserve">19. Checklists</w:t>
      </w:r>
    </w:p>
    <w:p>
      <w:pPr>
        <w:pStyle w:val="FirstParagraph"/>
      </w:pPr>
      <w:r>
        <w:t xml:space="preserve">Adapted by UCD-SeRG team from</w:t>
      </w:r>
      <w:r>
        <w:t xml:space="preserve"> </w:t>
      </w:r>
      <w:hyperlink r:id="rId660">
        <w:r>
          <w:rPr>
            <w:rStyle w:val="Hyperlink"/>
          </w:rPr>
          <w:t xml:space="preserve">original by Jade Benjamin-Chung</w:t>
        </w:r>
      </w:hyperlink>
    </w:p>
    <w:bookmarkStart w:id="661"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1"/>
    <w:bookmarkStart w:id="663"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2">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3"/>
    <w:bookmarkStart w:id="66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4">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5"/>
    <w:bookmarkStart w:id="668"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6">
        <w:r>
          <w:rPr>
            <w:rStyle w:val="Hyperlink"/>
          </w:rPr>
          <w:t xml:space="preserve">here</w:t>
        </w:r>
      </w:hyperlink>
      <w:r>
        <w:t xml:space="preserve">, a neat palette generator with colorblind options</w:t>
      </w:r>
      <w:r>
        <w:t xml:space="preserve"> </w:t>
      </w:r>
      <w:hyperlink r:id="rId66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8"/>
    <w:bookmarkEnd w:id="669"/>
    <w:bookmarkStart w:id="712" w:name="resources-2"/>
    <w:p>
      <w:pPr>
        <w:pStyle w:val="Heading1"/>
      </w:pPr>
      <w:r>
        <w:t xml:space="preserve">20. Resources</w:t>
      </w:r>
    </w:p>
    <w:p>
      <w:pPr>
        <w:pStyle w:val="FirstParagraph"/>
      </w:pPr>
      <w:r>
        <w:t xml:space="preserve">Adapted by UCD-SeRG team from</w:t>
      </w:r>
      <w:r>
        <w:t xml:space="preserve"> </w:t>
      </w:r>
      <w:hyperlink r:id="rId670">
        <w:r>
          <w:rPr>
            <w:rStyle w:val="Hyperlink"/>
          </w:rPr>
          <w:t xml:space="preserve">original by Jade Benjamin-Chung and Kunal Mishra</w:t>
        </w:r>
      </w:hyperlink>
    </w:p>
    <w:bookmarkStart w:id="686" w:name="resources-for-r"/>
    <w:p>
      <w:pPr>
        <w:pStyle w:val="Heading2"/>
      </w:pPr>
      <w:r>
        <w:t xml:space="preserve">20.1 Resources for R</w:t>
      </w:r>
    </w:p>
    <w:bookmarkStart w:id="672"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1">
        <w:r>
          <w:rPr>
            <w:rStyle w:val="Hyperlink"/>
          </w:rPr>
          <w:t xml:space="preserve">Jade’s R-for-epi course</w:t>
        </w:r>
      </w:hyperlink>
    </w:p>
    <w:bookmarkEnd w:id="672"/>
    <w:bookmarkStart w:id="677" w:name="uc-davis-datalab-workshops-and-tutorials"/>
    <w:p>
      <w:pPr>
        <w:pStyle w:val="Heading3"/>
      </w:pPr>
      <w:r>
        <w:t xml:space="preserve">20.1.2 UC Davis DataLab Workshops and Tutorials</w:t>
      </w:r>
    </w:p>
    <w:p>
      <w:pPr>
        <w:pStyle w:val="FirstParagraph"/>
      </w:pPr>
      <w:r>
        <w:t xml:space="preserve">The</w:t>
      </w:r>
      <w:r>
        <w:t xml:space="preserve"> </w:t>
      </w:r>
      <w:hyperlink r:id="rId508">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3">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4">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5">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6">
        <w:r>
          <w:rPr>
            <w:rStyle w:val="Hyperlink"/>
          </w:rPr>
          <w:t xml:space="preserve">Install Guides</w:t>
        </w:r>
      </w:hyperlink>
      <w:r>
        <w:t xml:space="preserve"> </w:t>
      </w:r>
      <w:r>
        <w:t xml:space="preserve">- setup instructions for data science software</w:t>
      </w:r>
    </w:p>
    <w:bookmarkEnd w:id="677"/>
    <w:bookmarkStart w:id="682" w:name="cheat-sheets"/>
    <w:p>
      <w:pPr>
        <w:pStyle w:val="Heading3"/>
      </w:pPr>
      <w:r>
        <w:t xml:space="preserve">20.1.3 Cheat Sheets</w:t>
      </w:r>
    </w:p>
    <w:p>
      <w:pPr>
        <w:pStyle w:val="Compact"/>
        <w:numPr>
          <w:ilvl w:val="0"/>
          <w:numId w:val="1291"/>
        </w:numPr>
      </w:pPr>
      <w:hyperlink r:id="rId678">
        <w:r>
          <w:rPr>
            <w:rStyle w:val="Hyperlink"/>
          </w:rPr>
          <w:t xml:space="preserve">dplyr and tidyr cheat sheet</w:t>
        </w:r>
      </w:hyperlink>
    </w:p>
    <w:p>
      <w:pPr>
        <w:pStyle w:val="Compact"/>
        <w:numPr>
          <w:ilvl w:val="0"/>
          <w:numId w:val="1291"/>
        </w:numPr>
      </w:pPr>
      <w:hyperlink r:id="rId679">
        <w:r>
          <w:rPr>
            <w:rStyle w:val="Hyperlink"/>
          </w:rPr>
          <w:t xml:space="preserve">ggplot cheat sheet</w:t>
        </w:r>
      </w:hyperlink>
    </w:p>
    <w:p>
      <w:pPr>
        <w:pStyle w:val="Compact"/>
        <w:numPr>
          <w:ilvl w:val="0"/>
          <w:numId w:val="1291"/>
        </w:numPr>
      </w:pPr>
      <w:hyperlink r:id="rId680">
        <w:r>
          <w:rPr>
            <w:rStyle w:val="Hyperlink"/>
          </w:rPr>
          <w:t xml:space="preserve">data table cheat sheet</w:t>
        </w:r>
      </w:hyperlink>
    </w:p>
    <w:p>
      <w:pPr>
        <w:pStyle w:val="Compact"/>
        <w:numPr>
          <w:ilvl w:val="0"/>
          <w:numId w:val="1291"/>
        </w:numPr>
      </w:pPr>
      <w:hyperlink r:id="rId681">
        <w:r>
          <w:rPr>
            <w:rStyle w:val="Hyperlink"/>
          </w:rPr>
          <w:t xml:space="preserve">RMarkdown cheat sheet</w:t>
        </w:r>
      </w:hyperlink>
    </w:p>
    <w:bookmarkEnd w:id="682"/>
    <w:bookmarkStart w:id="684" w:name="style-and-best-practices"/>
    <w:p>
      <w:pPr>
        <w:pStyle w:val="Heading3"/>
      </w:pPr>
      <w:r>
        <w:t xml:space="preserve">20.1.4 Style and Best Practices</w:t>
      </w:r>
    </w:p>
    <w:p>
      <w:pPr>
        <w:pStyle w:val="Compact"/>
        <w:numPr>
          <w:ilvl w:val="0"/>
          <w:numId w:val="1292"/>
        </w:numPr>
      </w:pPr>
      <w:hyperlink r:id="rId683">
        <w:r>
          <w:rPr>
            <w:rStyle w:val="Hyperlink"/>
          </w:rPr>
          <w:t xml:space="preserve">Hadley Wickham’s R Style Guide</w:t>
        </w:r>
      </w:hyperlink>
    </w:p>
    <w:bookmarkEnd w:id="684"/>
    <w:bookmarkStart w:id="685" w:name="tidy-evaluation-resources"/>
    <w:p>
      <w:pPr>
        <w:pStyle w:val="Heading3"/>
      </w:pPr>
      <w:r>
        <w:t xml:space="preserve">20.1.5 Tidy Evaluation Resources</w:t>
      </w:r>
    </w:p>
    <w:p>
      <w:pPr>
        <w:pStyle w:val="Compact"/>
        <w:numPr>
          <w:ilvl w:val="0"/>
          <w:numId w:val="1293"/>
        </w:numPr>
      </w:pPr>
      <w:hyperlink r:id="rId215">
        <w:r>
          <w:rPr>
            <w:rStyle w:val="Hyperlink"/>
          </w:rPr>
          <w:t xml:space="preserve">Tidy Eval in 5 Minutes</w:t>
        </w:r>
      </w:hyperlink>
      <w:r>
        <w:t xml:space="preserve"> </w:t>
      </w:r>
      <w:r>
        <w:t xml:space="preserve">(video)</w:t>
      </w:r>
    </w:p>
    <w:p>
      <w:pPr>
        <w:pStyle w:val="Compact"/>
        <w:numPr>
          <w:ilvl w:val="0"/>
          <w:numId w:val="1293"/>
        </w:numPr>
      </w:pPr>
      <w:hyperlink r:id="rId213">
        <w:r>
          <w:rPr>
            <w:rStyle w:val="Hyperlink"/>
          </w:rPr>
          <w:t xml:space="preserve">Tidy Evaluation</w:t>
        </w:r>
      </w:hyperlink>
      <w:r>
        <w:t xml:space="preserve"> </w:t>
      </w:r>
      <w:r>
        <w:t xml:space="preserve">(e-book)</w:t>
      </w:r>
    </w:p>
    <w:p>
      <w:pPr>
        <w:pStyle w:val="Compact"/>
        <w:numPr>
          <w:ilvl w:val="0"/>
          <w:numId w:val="1293"/>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8">
        <w:r>
          <w:rPr>
            <w:rStyle w:val="Hyperlink"/>
          </w:rPr>
          <w:t xml:space="preserve">Standard Evaluation for *_join</w:t>
        </w:r>
      </w:hyperlink>
      <w:r>
        <w:t xml:space="preserve"> </w:t>
      </w:r>
      <w:r>
        <w:t xml:space="preserve">(stackoverflow)</w:t>
      </w:r>
    </w:p>
    <w:p>
      <w:pPr>
        <w:pStyle w:val="Compact"/>
        <w:numPr>
          <w:ilvl w:val="0"/>
          <w:numId w:val="1293"/>
        </w:numPr>
      </w:pPr>
      <w:hyperlink r:id="rId213">
        <w:r>
          <w:rPr>
            <w:rStyle w:val="Hyperlink"/>
          </w:rPr>
          <w:t xml:space="preserve">Programming with dplyr</w:t>
        </w:r>
      </w:hyperlink>
      <w:r>
        <w:t xml:space="preserve"> </w:t>
      </w:r>
      <w:r>
        <w:t xml:space="preserve">(package vignette)</w:t>
      </w:r>
    </w:p>
    <w:bookmarkEnd w:id="685"/>
    <w:bookmarkEnd w:id="686"/>
    <w:bookmarkStart w:id="688"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7">
        <w:r>
          <w:rPr>
            <w:rStyle w:val="Hyperlink"/>
          </w:rPr>
          <w:t xml:space="preserve">GitHub Skills: Introduction to GitHub</w:t>
        </w:r>
      </w:hyperlink>
    </w:p>
    <w:p>
      <w:pPr>
        <w:pStyle w:val="Compact"/>
        <w:numPr>
          <w:ilvl w:val="0"/>
          <w:numId w:val="1294"/>
        </w:numPr>
      </w:pPr>
      <w:hyperlink r:id="rId409">
        <w:r>
          <w:rPr>
            <w:rStyle w:val="Hyperlink"/>
          </w:rPr>
          <w:t xml:space="preserve">UC Davis DataLab Git Sandbox</w:t>
        </w:r>
      </w:hyperlink>
      <w:r>
        <w:t xml:space="preserve"> </w:t>
      </w:r>
      <w:r>
        <w:t xml:space="preserve">- hands-on Git practice repository</w:t>
      </w:r>
    </w:p>
    <w:bookmarkEnd w:id="688"/>
    <w:bookmarkStart w:id="691" w:name="resources-for-python"/>
    <w:p>
      <w:pPr>
        <w:pStyle w:val="Heading2"/>
      </w:pPr>
      <w:r>
        <w:t xml:space="preserve">20.3 Resources for Python</w:t>
      </w:r>
    </w:p>
    <w:p>
      <w:pPr>
        <w:pStyle w:val="Compact"/>
        <w:numPr>
          <w:ilvl w:val="0"/>
          <w:numId w:val="1295"/>
        </w:numPr>
      </w:pPr>
      <w:hyperlink r:id="rId689">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90">
        <w:r>
          <w:rPr>
            <w:rStyle w:val="Hyperlink"/>
          </w:rPr>
          <w:t xml:space="preserve">Natural Language Processing with Python</w:t>
        </w:r>
      </w:hyperlink>
      <w:r>
        <w:t xml:space="preserve"> </w:t>
      </w:r>
      <w:r>
        <w:t xml:space="preserve">- text analysis and NLP techniques</w:t>
      </w:r>
    </w:p>
    <w:bookmarkEnd w:id="691"/>
    <w:bookmarkStart w:id="693" w:name="resources-for-julia"/>
    <w:p>
      <w:pPr>
        <w:pStyle w:val="Heading2"/>
      </w:pPr>
      <w:r>
        <w:t xml:space="preserve">20.4 Resources for Julia</w:t>
      </w:r>
    </w:p>
    <w:p>
      <w:pPr>
        <w:pStyle w:val="Compact"/>
        <w:numPr>
          <w:ilvl w:val="0"/>
          <w:numId w:val="1296"/>
        </w:numPr>
      </w:pPr>
      <w:hyperlink r:id="rId692">
        <w:r>
          <w:rPr>
            <w:rStyle w:val="Hyperlink"/>
          </w:rPr>
          <w:t xml:space="preserve">UC Davis Julia Users Group Julia Basics Workshop</w:t>
        </w:r>
      </w:hyperlink>
      <w:r>
        <w:t xml:space="preserve"> </w:t>
      </w:r>
      <w:r>
        <w:t xml:space="preserve">- foundational Julia programming</w:t>
      </w:r>
    </w:p>
    <w:bookmarkEnd w:id="693"/>
    <w:bookmarkStart w:id="694"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4"/>
    <w:bookmarkStart w:id="698"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5">
        <w:r>
          <w:rPr>
            <w:rStyle w:val="Hyperlink"/>
          </w:rPr>
          <w:t xml:space="preserve">The Pathway to Publishing: A Guide to Quantitative Writing in the Health Sciences</w:t>
        </w:r>
      </w:hyperlink>
    </w:p>
    <w:p>
      <w:pPr>
        <w:pStyle w:val="Compact"/>
        <w:numPr>
          <w:ilvl w:val="0"/>
          <w:numId w:val="1298"/>
        </w:numPr>
      </w:pPr>
      <w:hyperlink r:id="rId69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7">
        <w:r>
          <w:rPr>
            <w:rStyle w:val="Hyperlink"/>
          </w:rPr>
          <w:t xml:space="preserve">Secret, actionable writing tips</w:t>
        </w:r>
      </w:hyperlink>
    </w:p>
    <w:bookmarkEnd w:id="698"/>
    <w:bookmarkStart w:id="702"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699">
        <w:r>
          <w:rPr>
            <w:rStyle w:val="Hyperlink"/>
          </w:rPr>
          <w:t xml:space="preserve">How to give a killer narratively-driven scientific talk</w:t>
        </w:r>
      </w:hyperlink>
    </w:p>
    <w:p>
      <w:pPr>
        <w:pStyle w:val="Compact"/>
        <w:numPr>
          <w:ilvl w:val="0"/>
          <w:numId w:val="1299"/>
        </w:numPr>
      </w:pPr>
      <w:hyperlink r:id="rId700">
        <w:r>
          <w:rPr>
            <w:rStyle w:val="Hyperlink"/>
          </w:rPr>
          <w:t xml:space="preserve">How to make a better poster</w:t>
        </w:r>
      </w:hyperlink>
    </w:p>
    <w:p>
      <w:pPr>
        <w:pStyle w:val="Compact"/>
        <w:numPr>
          <w:ilvl w:val="0"/>
          <w:numId w:val="1299"/>
        </w:numPr>
      </w:pPr>
      <w:hyperlink r:id="rId701">
        <w:r>
          <w:rPr>
            <w:rStyle w:val="Hyperlink"/>
          </w:rPr>
          <w:t xml:space="preserve">How to make an even better poster</w:t>
        </w:r>
      </w:hyperlink>
    </w:p>
    <w:bookmarkEnd w:id="702"/>
    <w:bookmarkStart w:id="705" w:name="professional-advice"/>
    <w:p>
      <w:pPr>
        <w:pStyle w:val="Heading2"/>
      </w:pPr>
      <w:r>
        <w:t xml:space="preserve">20.8 Professional advice</w:t>
      </w:r>
    </w:p>
    <w:p>
      <w:pPr>
        <w:pStyle w:val="Compact"/>
        <w:numPr>
          <w:ilvl w:val="0"/>
          <w:numId w:val="1300"/>
        </w:numPr>
      </w:pPr>
      <w:hyperlink r:id="rId703">
        <w:r>
          <w:rPr>
            <w:rStyle w:val="Hyperlink"/>
          </w:rPr>
          <w:t xml:space="preserve">Professional advice, especially for your first job</w:t>
        </w:r>
      </w:hyperlink>
    </w:p>
    <w:p>
      <w:pPr>
        <w:pStyle w:val="Compact"/>
        <w:numPr>
          <w:ilvl w:val="0"/>
          <w:numId w:val="1300"/>
        </w:numPr>
      </w:pPr>
      <w:hyperlink r:id="rId704">
        <w:r>
          <w:rPr>
            <w:rStyle w:val="Hyperlink"/>
          </w:rPr>
          <w:t xml:space="preserve">Team Public Health Substack</w:t>
        </w:r>
      </w:hyperlink>
    </w:p>
    <w:bookmarkEnd w:id="705"/>
    <w:bookmarkStart w:id="708" w:name="funding"/>
    <w:p>
      <w:pPr>
        <w:pStyle w:val="Heading2"/>
      </w:pPr>
      <w:r>
        <w:t xml:space="preserve">20.9 Funding</w:t>
      </w:r>
    </w:p>
    <w:p>
      <w:pPr>
        <w:pStyle w:val="Compact"/>
        <w:numPr>
          <w:ilvl w:val="0"/>
          <w:numId w:val="1301"/>
        </w:numPr>
      </w:pPr>
      <w:hyperlink r:id="rId706">
        <w:r>
          <w:rPr>
            <w:rStyle w:val="Hyperlink"/>
          </w:rPr>
          <w:t xml:space="preserve">Building Your Funding Train</w:t>
        </w:r>
      </w:hyperlink>
    </w:p>
    <w:p>
      <w:pPr>
        <w:pStyle w:val="Compact"/>
        <w:numPr>
          <w:ilvl w:val="0"/>
          <w:numId w:val="1301"/>
        </w:numPr>
      </w:pPr>
      <w:hyperlink r:id="rId707">
        <w:r>
          <w:rPr>
            <w:rStyle w:val="Hyperlink"/>
          </w:rPr>
          <w:t xml:space="preserve">NIH Grant Writing Resources</w:t>
        </w:r>
      </w:hyperlink>
    </w:p>
    <w:bookmarkEnd w:id="708"/>
    <w:bookmarkStart w:id="711" w:name="ethics-and-global-health-research"/>
    <w:p>
      <w:pPr>
        <w:pStyle w:val="Heading2"/>
      </w:pPr>
      <w:r>
        <w:t xml:space="preserve">20.10 Ethics and global health research</w:t>
      </w:r>
    </w:p>
    <w:p>
      <w:pPr>
        <w:pStyle w:val="Compact"/>
        <w:numPr>
          <w:ilvl w:val="0"/>
          <w:numId w:val="1302"/>
        </w:numPr>
      </w:pPr>
      <w:hyperlink r:id="rId709">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10">
        <w:r>
          <w:rPr>
            <w:rStyle w:val="Hyperlink"/>
          </w:rPr>
          <w:t xml:space="preserve">Transforming Global Health Partnerships</w:t>
        </w:r>
      </w:hyperlink>
    </w:p>
    <w:p>
      <w:r>
        <w:br w:type="page"/>
      </w:r>
    </w:p>
    <w:bookmarkEnd w:id="711"/>
    <w:bookmarkEnd w:id="712"/>
    <w:bookmarkStart w:id="739" w:name="professional-development"/>
    <w:p>
      <w:pPr>
        <w:pStyle w:val="Heading1"/>
      </w:pPr>
      <w:r>
        <w:t xml:space="preserve">21. Professional Development</w:t>
      </w:r>
    </w:p>
    <w:p>
      <w:pPr>
        <w:pStyle w:val="FirstParagraph"/>
      </w:pPr>
      <w:r>
        <w:t xml:space="preserve">Adapted by UCD-SeRG team from</w:t>
      </w:r>
      <w:r>
        <w:t xml:space="preserve"> </w:t>
      </w:r>
      <w:hyperlink r:id="rId713">
        <w:r>
          <w:rPr>
            <w:rStyle w:val="Hyperlink"/>
          </w:rPr>
          <w:t xml:space="preserve">original by Jade Benjamin-Chung</w:t>
        </w:r>
      </w:hyperlink>
    </w:p>
    <w:bookmarkStart w:id="71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4"/>
    <w:bookmarkStart w:id="71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5">
        <w:r>
          <w:rPr>
            <w:rStyle w:val="Hyperlink"/>
          </w:rPr>
          <w:t xml:space="preserve">myIDP - Individual Development Plan tool</w:t>
        </w:r>
      </w:hyperlink>
    </w:p>
    <w:p>
      <w:pPr>
        <w:pStyle w:val="Compact"/>
        <w:numPr>
          <w:ilvl w:val="0"/>
          <w:numId w:val="1305"/>
        </w:numPr>
      </w:pPr>
      <w:hyperlink r:id="rId716">
        <w:r>
          <w:rPr>
            <w:rStyle w:val="Hyperlink"/>
          </w:rPr>
          <w:t xml:space="preserve">NIH OITE Career Resources</w:t>
        </w:r>
      </w:hyperlink>
    </w:p>
    <w:bookmarkEnd w:id="717"/>
    <w:bookmarkStart w:id="72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8">
        <w:r>
          <w:rPr>
            <w:rStyle w:val="Hyperlink"/>
          </w:rPr>
          <w:t xml:space="preserve">How to tell a compelling story in scientific presentations</w:t>
        </w:r>
      </w:hyperlink>
    </w:p>
    <w:p>
      <w:pPr>
        <w:pStyle w:val="Compact"/>
        <w:numPr>
          <w:ilvl w:val="0"/>
          <w:numId w:val="1307"/>
        </w:numPr>
      </w:pPr>
      <w:hyperlink r:id="rId699">
        <w:r>
          <w:rPr>
            <w:rStyle w:val="Hyperlink"/>
          </w:rPr>
          <w:t xml:space="preserve">How to give a killer narratively-driven scientific talk</w:t>
        </w:r>
      </w:hyperlink>
    </w:p>
    <w:p>
      <w:pPr>
        <w:pStyle w:val="Compact"/>
        <w:numPr>
          <w:ilvl w:val="0"/>
          <w:numId w:val="1307"/>
        </w:numPr>
      </w:pPr>
      <w:hyperlink r:id="rId719">
        <w:r>
          <w:rPr>
            <w:rStyle w:val="Hyperlink"/>
          </w:rPr>
          <w:t xml:space="preserve">How to make a better poster</w:t>
        </w:r>
      </w:hyperlink>
    </w:p>
    <w:p>
      <w:pPr>
        <w:pStyle w:val="Compact"/>
        <w:numPr>
          <w:ilvl w:val="0"/>
          <w:numId w:val="1307"/>
        </w:numPr>
      </w:pPr>
      <w:hyperlink r:id="rId701">
        <w:r>
          <w:rPr>
            <w:rStyle w:val="Hyperlink"/>
          </w:rPr>
          <w:t xml:space="preserve">How to make an even better poster</w:t>
        </w:r>
      </w:hyperlink>
    </w:p>
    <w:bookmarkEnd w:id="720"/>
    <w:bookmarkStart w:id="72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1">
        <w:r>
          <w:rPr>
            <w:rStyle w:val="Hyperlink"/>
          </w:rPr>
          <w:t xml:space="preserve">ColorBrewer</w:t>
        </w:r>
      </w:hyperlink>
      <w:r>
        <w:t xml:space="preserve"> </w:t>
      </w:r>
      <w:r>
        <w:t xml:space="preserve">or</w:t>
      </w:r>
      <w:r>
        <w:t xml:space="preserve"> </w:t>
      </w:r>
      <w:hyperlink r:id="rId722">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3">
        <w:r>
          <w:rPr>
            <w:rStyle w:val="Hyperlink"/>
          </w:rPr>
          <w:t xml:space="preserve">Ten Simple Rules for Better Figures</w:t>
        </w:r>
      </w:hyperlink>
    </w:p>
    <w:bookmarkEnd w:id="724"/>
    <w:bookmarkStart w:id="727"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5">
        <w:r>
          <w:rPr>
            <w:rStyle w:val="Hyperlink"/>
          </w:rPr>
          <w:t xml:space="preserve">Building Your Funding Train</w:t>
        </w:r>
      </w:hyperlink>
    </w:p>
    <w:p>
      <w:pPr>
        <w:pStyle w:val="Compact"/>
        <w:numPr>
          <w:ilvl w:val="0"/>
          <w:numId w:val="1311"/>
        </w:numPr>
      </w:pPr>
      <w:hyperlink r:id="rId726">
        <w:r>
          <w:rPr>
            <w:rStyle w:val="Hyperlink"/>
          </w:rPr>
          <w:t xml:space="preserve">NIH Funding Opportunities</w:t>
        </w:r>
      </w:hyperlink>
    </w:p>
    <w:p>
      <w:pPr>
        <w:pStyle w:val="Compact"/>
        <w:numPr>
          <w:ilvl w:val="0"/>
          <w:numId w:val="1311"/>
        </w:numPr>
      </w:pPr>
      <w:hyperlink r:id="rId707">
        <w:r>
          <w:rPr>
            <w:rStyle w:val="Hyperlink"/>
          </w:rPr>
          <w:t xml:space="preserve">NIH Grant Writing Resources</w:t>
        </w:r>
      </w:hyperlink>
    </w:p>
    <w:bookmarkEnd w:id="727"/>
    <w:bookmarkStart w:id="73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8"/>
    <w:bookmarkStart w:id="72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29"/>
    <w:bookmarkStart w:id="73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30"/>
    <w:bookmarkStart w:id="73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2"/>
    <w:bookmarkStart w:id="73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3"/>
    <w:bookmarkStart w:id="735"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4">
        <w:r>
          <w:rPr>
            <w:rStyle w:val="Hyperlink"/>
          </w:rPr>
          <w:t xml:space="preserve">quarto-thesis</w:t>
        </w:r>
      </w:hyperlink>
      <w:r>
        <w:t xml:space="preserve"> </w:t>
      </w:r>
      <w:r>
        <w:t xml:space="preserve">- Quarto extension for creating masters or PhD theses with professional LaTeX formatting</w:t>
      </w:r>
    </w:p>
    <w:bookmarkEnd w:id="735"/>
    <w:bookmarkEnd w:id="736"/>
    <w:bookmarkStart w:id="73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3">
        <w:r>
          <w:rPr>
            <w:rStyle w:val="Hyperlink"/>
          </w:rPr>
          <w:t xml:space="preserve">workshop index</w:t>
        </w:r>
      </w:hyperlink>
      <w:r>
        <w:t xml:space="preserve"> </w:t>
      </w:r>
      <w:r>
        <w:t xml:space="preserve">provides a comprehensive catalog of available resources.</w:t>
      </w:r>
    </w:p>
    <w:bookmarkEnd w:id="737"/>
    <w:bookmarkStart w:id="73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8"/>
    <w:bookmarkEnd w:id="739"/>
    <w:bookmarkStart w:id="741" w:name="sec-writing"/>
    <w:p>
      <w:pPr>
        <w:pStyle w:val="Heading1"/>
      </w:pPr>
      <w:r>
        <w:t xml:space="preserve">22. Writing</w:t>
      </w:r>
    </w:p>
    <w:bookmarkStart w:id="74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40"/>
    <w:bookmarkEnd w:id="741"/>
    <w:bookmarkStart w:id="75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3">
        <w:r>
          <w:rPr>
            <w:rStyle w:val="Hyperlink"/>
          </w:rPr>
          <w:t xml:space="preserve">original by Jade Benjamin-Chung</w:t>
        </w:r>
      </w:hyperlink>
    </w:p>
    <w:bookmarkStart w:id="74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2"/>
    <w:bookmarkStart w:id="74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4">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5"/>
    <w:bookmarkStart w:id="748"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6">
        <w:r>
          <w:rPr>
            <w:rStyle w:val="Hyperlink"/>
          </w:rPr>
          <w:t xml:space="preserve">medRxiv</w:t>
        </w:r>
      </w:hyperlink>
      <w:r>
        <w:t xml:space="preserve"> </w:t>
      </w:r>
      <w:r>
        <w:t xml:space="preserve">or</w:t>
      </w:r>
      <w:r>
        <w:t xml:space="preserve"> </w:t>
      </w:r>
      <w:hyperlink r:id="rId747">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6">
        <w:r>
          <w:rPr>
            <w:rStyle w:val="Hyperlink"/>
          </w:rPr>
          <w:t xml:space="preserve">medRxiv</w:t>
        </w:r>
      </w:hyperlink>
      <w:r>
        <w:t xml:space="preserve">.</w:t>
      </w:r>
    </w:p>
    <w:bookmarkEnd w:id="748"/>
    <w:bookmarkStart w:id="75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49">
        <w:r>
          <w:rPr>
            <w:rStyle w:val="Hyperlink"/>
          </w:rPr>
          <w:t xml:space="preserve">EQUATOR Network</w:t>
        </w:r>
      </w:hyperlink>
      <w:r>
        <w:t xml:space="preserve">)</w:t>
      </w:r>
    </w:p>
    <w:bookmarkEnd w:id="750"/>
    <w:bookmarkStart w:id="751"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1"/>
    <w:bookmarkStart w:id="752"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2"/>
    <w:bookmarkEnd w:id="753"/>
    <w:bookmarkStart w:id="837" w:name="references"/>
    <w:p>
      <w:pPr>
        <w:pStyle w:val="Heading1"/>
      </w:pPr>
      <w:r>
        <w:t xml:space="preserve">References</w:t>
      </w:r>
    </w:p>
    <w:bookmarkStart w:id="836" w:name="refs"/>
    <w:bookmarkStart w:id="755" w:name="ref-space_odyssey"/>
    <w:p>
      <w:pPr>
        <w:pStyle w:val="Bibliography"/>
      </w:pPr>
      <w:r>
        <w:t xml:space="preserve">“2001: A Space Odyssey.”</w:t>
      </w:r>
      <w:r>
        <w:t xml:space="preserve"> </w:t>
      </w:r>
      <w:r>
        <w:t xml:space="preserve">1968. Film.</w:t>
      </w:r>
      <w:r>
        <w:t xml:space="preserve"> </w:t>
      </w:r>
      <w:hyperlink r:id="rId754">
        <w:r>
          <w:rPr>
            <w:rStyle w:val="Hyperlink"/>
          </w:rPr>
          <w:t xml:space="preserve">https://en.wikipedia.org/wiki/2001:_A_Space_Odyssey_(film)</w:t>
        </w:r>
      </w:hyperlink>
      <w:r>
        <w:t xml:space="preserve">.</w:t>
      </w:r>
    </w:p>
    <w:bookmarkEnd w:id="755"/>
    <w:bookmarkStart w:id="75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6">
        <w:r>
          <w:rPr>
            <w:rStyle w:val="Hyperlink"/>
          </w:rPr>
          <w:t xml:space="preserve">https://doi.org/10.1371/journal.pgph.0002269</w:t>
        </w:r>
      </w:hyperlink>
      <w:r>
        <w:t xml:space="preserve">.</w:t>
      </w:r>
    </w:p>
    <w:bookmarkEnd w:id="757"/>
    <w:bookmarkStart w:id="75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8">
        <w:r>
          <w:rPr>
            <w:rStyle w:val="Hyperlink"/>
          </w:rPr>
          <w:t xml:space="preserve">https://search.library.ucdavis.edu/permalink/01UCD_INST/9fle3i/alma990000226350403126</w:t>
        </w:r>
      </w:hyperlink>
      <w:r>
        <w:t xml:space="preserve">.</w:t>
      </w:r>
    </w:p>
    <w:bookmarkEnd w:id="759"/>
    <w:bookmarkStart w:id="76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60">
        <w:r>
          <w:rPr>
            <w:rStyle w:val="Hyperlink"/>
          </w:rPr>
          <w:t xml:space="preserve">https://doi.org/10.1038/d41586-019-01431-z</w:t>
        </w:r>
      </w:hyperlink>
      <w:r>
        <w:t xml:space="preserve">.</w:t>
      </w:r>
    </w:p>
    <w:bookmarkEnd w:id="761"/>
    <w:bookmarkStart w:id="763" w:name="ref-battlestar_galactica_2004"/>
    <w:p>
      <w:pPr>
        <w:pStyle w:val="Bibliography"/>
      </w:pPr>
      <w:r>
        <w:t xml:space="preserve">“Battlestar Galactica.”</w:t>
      </w:r>
      <w:r>
        <w:t xml:space="preserve"> </w:t>
      </w:r>
      <w:r>
        <w:t xml:space="preserve">2004. Television Series.</w:t>
      </w:r>
      <w:r>
        <w:t xml:space="preserve"> </w:t>
      </w:r>
      <w:hyperlink r:id="rId762">
        <w:r>
          <w:rPr>
            <w:rStyle w:val="Hyperlink"/>
          </w:rPr>
          <w:t xml:space="preserve">https://en.wikipedia.org/wiki/Battlestar_Galactica_(2004_TV_series)</w:t>
        </w:r>
      </w:hyperlink>
      <w:r>
        <w:t xml:space="preserve">.</w:t>
      </w:r>
    </w:p>
    <w:bookmarkEnd w:id="763"/>
    <w:bookmarkStart w:id="76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3">
        <w:r>
          <w:rPr>
            <w:rStyle w:val="Hyperlink"/>
          </w:rPr>
          <w:t xml:space="preserve">https://jadebc.github.io/lab-manual/</w:t>
        </w:r>
      </w:hyperlink>
      <w:r>
        <w:t xml:space="preserve">.</w:t>
      </w:r>
    </w:p>
    <w:bookmarkEnd w:id="764"/>
    <w:bookmarkStart w:id="766" w:name="ref-blade_runner"/>
    <w:p>
      <w:pPr>
        <w:pStyle w:val="Bibliography"/>
      </w:pPr>
      <w:r>
        <w:t xml:space="preserve">“Blade Runner.”</w:t>
      </w:r>
      <w:r>
        <w:t xml:space="preserve"> </w:t>
      </w:r>
      <w:r>
        <w:t xml:space="preserve">1982. Film.</w:t>
      </w:r>
      <w:r>
        <w:t xml:space="preserve"> </w:t>
      </w:r>
      <w:hyperlink r:id="rId765">
        <w:r>
          <w:rPr>
            <w:rStyle w:val="Hyperlink"/>
          </w:rPr>
          <w:t xml:space="preserve">https://en.wikipedia.org/wiki/Blade_Runner</w:t>
        </w:r>
      </w:hyperlink>
      <w:r>
        <w:t xml:space="preserve">.</w:t>
      </w:r>
    </w:p>
    <w:bookmarkEnd w:id="766"/>
    <w:bookmarkStart w:id="76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7">
        <w:r>
          <w:rPr>
            <w:rStyle w:val="Hyperlink"/>
          </w:rPr>
          <w:t xml:space="preserve">https://happygitwithr.com/</w:t>
        </w:r>
      </w:hyperlink>
      <w:r>
        <w:t xml:space="preserve">.</w:t>
      </w:r>
    </w:p>
    <w:bookmarkEnd w:id="768"/>
    <w:bookmarkStart w:id="76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69"/>
    <w:bookmarkStart w:id="7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70">
        <w:r>
          <w:rPr>
            <w:rStyle w:val="Hyperlink"/>
          </w:rPr>
          <w:t xml:space="preserve">https://en.wikipedia.org/wiki/Ender%27s_Game</w:t>
        </w:r>
      </w:hyperlink>
      <w:r>
        <w:t xml:space="preserve">.</w:t>
      </w:r>
    </w:p>
    <w:bookmarkEnd w:id="771"/>
    <w:bookmarkStart w:id="7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2">
        <w:r>
          <w:rPr>
            <w:rStyle w:val="Hyperlink"/>
          </w:rPr>
          <w:t xml:space="preserve">https://doi.org/10.1038/s41467-020-19160-7</w:t>
        </w:r>
      </w:hyperlink>
      <w:r>
        <w:t xml:space="preserve">.</w:t>
      </w:r>
    </w:p>
    <w:bookmarkEnd w:id="773"/>
    <w:bookmarkStart w:id="7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4">
        <w:r>
          <w:rPr>
            <w:rStyle w:val="Hyperlink"/>
          </w:rPr>
          <w:t xml:space="preserve">http://creativecommons.org/licenses/by-nc/4.0/</w:t>
        </w:r>
      </w:hyperlink>
      <w:r>
        <w:t xml:space="preserve">.</w:t>
      </w:r>
    </w:p>
    <w:bookmarkEnd w:id="775"/>
    <w:bookmarkStart w:id="777" w:name="ref-credit"/>
    <w:p>
      <w:pPr>
        <w:pStyle w:val="Bibliography"/>
      </w:pPr>
      <w:r>
        <w:t xml:space="preserve">“CRediT: Contributor Roles Taxonomy.”</w:t>
      </w:r>
      <w:r>
        <w:t xml:space="preserve"> </w:t>
      </w:r>
      <w:r>
        <w:t xml:space="preserve">n.d. PLOS ONE.</w:t>
      </w:r>
      <w:r>
        <w:t xml:space="preserve"> </w:t>
      </w:r>
      <w:hyperlink r:id="rId776">
        <w:r>
          <w:rPr>
            <w:rStyle w:val="Hyperlink"/>
          </w:rPr>
          <w:t xml:space="preserve">https://journals.plos.org/plosone/s/authorship</w:t>
        </w:r>
      </w:hyperlink>
      <w:r>
        <w:t xml:space="preserve">.</w:t>
      </w:r>
    </w:p>
    <w:bookmarkEnd w:id="777"/>
    <w:bookmarkStart w:id="779" w:name="ref-dryad"/>
    <w:p>
      <w:pPr>
        <w:pStyle w:val="Bibliography"/>
      </w:pPr>
      <w:r>
        <w:t xml:space="preserve">“Dryad Digital Repository.”</w:t>
      </w:r>
      <w:r>
        <w:t xml:space="preserve"> </w:t>
      </w:r>
      <w:r>
        <w:t xml:space="preserve">n.d. Dryad.</w:t>
      </w:r>
      <w:r>
        <w:t xml:space="preserve"> </w:t>
      </w:r>
      <w:hyperlink r:id="rId778">
        <w:r>
          <w:rPr>
            <w:rStyle w:val="Hyperlink"/>
          </w:rPr>
          <w:t xml:space="preserve">https://datadryad.org/</w:t>
        </w:r>
      </w:hyperlink>
      <w:r>
        <w:t xml:space="preserve">.</w:t>
      </w:r>
    </w:p>
    <w:bookmarkEnd w:id="779"/>
    <w:bookmarkStart w:id="7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49">
        <w:r>
          <w:rPr>
            <w:rStyle w:val="Hyperlink"/>
          </w:rPr>
          <w:t xml:space="preserve">https://www.equator-network.org/</w:t>
        </w:r>
      </w:hyperlink>
      <w:r>
        <w:t xml:space="preserve">.</w:t>
      </w:r>
    </w:p>
    <w:bookmarkEnd w:id="780"/>
    <w:bookmarkStart w:id="7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1">
        <w:r>
          <w:rPr>
            <w:rStyle w:val="Hyperlink"/>
          </w:rPr>
          <w:t xml:space="preserve">https://engineering-shiny.org/</w:t>
        </w:r>
      </w:hyperlink>
      <w:r>
        <w:t xml:space="preserve">.</w:t>
      </w:r>
    </w:p>
    <w:bookmarkEnd w:id="782"/>
    <w:bookmarkStart w:id="7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3">
        <w:r>
          <w:rPr>
            <w:rStyle w:val="Hyperlink"/>
          </w:rPr>
          <w:t xml:space="preserve">https://www.youtube.com/watch?v=B1BdQcJ2ZYY</w:t>
        </w:r>
      </w:hyperlink>
      <w:r>
        <w:t xml:space="preserve">.</w:t>
      </w:r>
    </w:p>
    <w:bookmarkEnd w:id="784"/>
    <w:bookmarkStart w:id="786" w:name="ref-githubdesktop"/>
    <w:p>
      <w:pPr>
        <w:pStyle w:val="Bibliography"/>
      </w:pPr>
      <w:r>
        <w:t xml:space="preserve">“GitHub Desktop.”</w:t>
      </w:r>
      <w:r>
        <w:t xml:space="preserve"> </w:t>
      </w:r>
      <w:r>
        <w:t xml:space="preserve">n.d. GitHub.</w:t>
      </w:r>
      <w:r>
        <w:t xml:space="preserve"> </w:t>
      </w:r>
      <w:hyperlink r:id="rId785">
        <w:r>
          <w:rPr>
            <w:rStyle w:val="Hyperlink"/>
          </w:rPr>
          <w:t xml:space="preserve">https://desktop.github.com/</w:t>
        </w:r>
      </w:hyperlink>
      <w:r>
        <w:t xml:space="preserve">.</w:t>
      </w:r>
    </w:p>
    <w:bookmarkEnd w:id="786"/>
    <w:bookmarkStart w:id="788" w:name="ref-dune"/>
    <w:p>
      <w:pPr>
        <w:pStyle w:val="Bibliography"/>
      </w:pPr>
      <w:r>
        <w:t xml:space="preserve">Herbert, Frank. 1965.</w:t>
      </w:r>
      <w:r>
        <w:t xml:space="preserve"> </w:t>
      </w:r>
      <w:r>
        <w:t xml:space="preserve">“Dune.”</w:t>
      </w:r>
      <w:r>
        <w:t xml:space="preserve"> </w:t>
      </w:r>
      <w:r>
        <w:t xml:space="preserve">Novel.</w:t>
      </w:r>
      <w:r>
        <w:t xml:space="preserve"> </w:t>
      </w:r>
      <w:hyperlink r:id="rId787">
        <w:r>
          <w:rPr>
            <w:rStyle w:val="Hyperlink"/>
          </w:rPr>
          <w:t xml:space="preserve">https://en.wikipedia.org/wiki/Organizations_of_the_Dune_universe#Thinking_machines</w:t>
        </w:r>
      </w:hyperlink>
      <w:r>
        <w:t xml:space="preserve">.</w:t>
      </w:r>
    </w:p>
    <w:bookmarkEnd w:id="788"/>
    <w:bookmarkStart w:id="790" w:name="ref-plos_data"/>
    <w:p>
      <w:pPr>
        <w:pStyle w:val="Bibliography"/>
      </w:pPr>
      <w:r>
        <w:t xml:space="preserve">“How to Store and Manage Your Data.”</w:t>
      </w:r>
      <w:r>
        <w:t xml:space="preserve"> </w:t>
      </w:r>
      <w:r>
        <w:t xml:space="preserve">n.d. PLOS.</w:t>
      </w:r>
      <w:r>
        <w:t xml:space="preserve"> </w:t>
      </w:r>
      <w:hyperlink r:id="rId789">
        <w:r>
          <w:rPr>
            <w:rStyle w:val="Hyperlink"/>
          </w:rPr>
          <w:t xml:space="preserve">https://plos.org/resource/how-to-store-and-manage-your-data/</w:t>
        </w:r>
      </w:hyperlink>
      <w:r>
        <w:t xml:space="preserve">.</w:t>
      </w:r>
    </w:p>
    <w:bookmarkEnd w:id="790"/>
    <w:bookmarkStart w:id="7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1"/>
    <w:bookmarkStart w:id="793"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2">
        <w:r>
          <w:rPr>
            <w:rStyle w:val="Hyperlink"/>
          </w:rPr>
          <w:t xml:space="preserve">https://mentors.fm/2019/08/13/think-and-write-with-leslie-lamport/</w:t>
        </w:r>
      </w:hyperlink>
      <w:r>
        <w:t xml:space="preserve">.</w:t>
      </w:r>
    </w:p>
    <w:bookmarkEnd w:id="793"/>
    <w:bookmarkStart w:id="79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4">
        <w:r>
          <w:rPr>
            <w:rStyle w:val="Hyperlink"/>
          </w:rPr>
          <w:t xml:space="preserve">https://openreview.net/forum?id=BZ5a1r-kVsf</w:t>
        </w:r>
      </w:hyperlink>
      <w:r>
        <w:t xml:space="preserve">.</w:t>
      </w:r>
    </w:p>
    <w:bookmarkEnd w:id="795"/>
    <w:bookmarkStart w:id="796" w:name="ref-medRxiv"/>
    <w:p>
      <w:pPr>
        <w:pStyle w:val="Bibliography"/>
      </w:pPr>
      <w:r>
        <w:t xml:space="preserve">“medRxiv: The Preprint Server for Health Sciences.”</w:t>
      </w:r>
      <w:r>
        <w:t xml:space="preserve"> </w:t>
      </w:r>
      <w:r>
        <w:t xml:space="preserve">n.d. Cold Spring Harbor Laboratory.</w:t>
      </w:r>
      <w:r>
        <w:t xml:space="preserve"> </w:t>
      </w:r>
      <w:hyperlink r:id="rId746">
        <w:r>
          <w:rPr>
            <w:rStyle w:val="Hyperlink"/>
          </w:rPr>
          <w:t xml:space="preserve">https://www.medrxiv.org/</w:t>
        </w:r>
      </w:hyperlink>
      <w:r>
        <w:t xml:space="preserve">.</w:t>
      </w:r>
    </w:p>
    <w:bookmarkEnd w:id="796"/>
    <w:bookmarkStart w:id="79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7">
        <w:r>
          <w:rPr>
            <w:rStyle w:val="Hyperlink"/>
          </w:rPr>
          <w:t xml:space="preserve">https://doi.org/10.1038/467775a</w:t>
        </w:r>
      </w:hyperlink>
      <w:r>
        <w:t xml:space="preserve">.</w:t>
      </w:r>
    </w:p>
    <w:bookmarkEnd w:id="798"/>
    <w:bookmarkStart w:id="80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99">
        <w:r>
          <w:rPr>
            <w:rStyle w:val="Hyperlink"/>
          </w:rPr>
          <w:t xml:space="preserve">https://doi.org/10.1038/s41562-016-0021</w:t>
        </w:r>
      </w:hyperlink>
      <w:r>
        <w:t xml:space="preserve">.</w:t>
      </w:r>
    </w:p>
    <w:bookmarkEnd w:id="800"/>
    <w:bookmarkStart w:id="80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1">
        <w:r>
          <w:rPr>
            <w:rStyle w:val="Hyperlink"/>
          </w:rPr>
          <w:t xml:space="preserve">https://doi.org/10.1038/526182a</w:t>
        </w:r>
      </w:hyperlink>
      <w:r>
        <w:t xml:space="preserve">.</w:t>
      </w:r>
    </w:p>
    <w:bookmarkEnd w:id="802"/>
    <w:bookmarkStart w:id="804" w:name="ref-osf"/>
    <w:p>
      <w:pPr>
        <w:pStyle w:val="Bibliography"/>
      </w:pPr>
      <w:r>
        <w:t xml:space="preserve">“Open Science Framework.”</w:t>
      </w:r>
      <w:r>
        <w:t xml:space="preserve"> </w:t>
      </w:r>
      <w:r>
        <w:t xml:space="preserve">n.d. Center for Open Science.</w:t>
      </w:r>
      <w:r>
        <w:t xml:space="preserve"> </w:t>
      </w:r>
      <w:hyperlink r:id="rId803">
        <w:r>
          <w:rPr>
            <w:rStyle w:val="Hyperlink"/>
          </w:rPr>
          <w:t xml:space="preserve">https://osf.io/</w:t>
        </w:r>
      </w:hyperlink>
      <w:r>
        <w:t xml:space="preserve">.</w:t>
      </w:r>
    </w:p>
    <w:bookmarkEnd w:id="804"/>
    <w:bookmarkStart w:id="806" w:name="ref-gitfixum"/>
    <w:p>
      <w:pPr>
        <w:pStyle w:val="Bibliography"/>
      </w:pPr>
      <w:r>
        <w:t xml:space="preserve">Robertson, Seth. n.d.</w:t>
      </w:r>
      <w:r>
        <w:t xml:space="preserve"> </w:t>
      </w:r>
      <w:r>
        <w:t xml:space="preserve">“On Undoing, Fixing, or Removing Commits in Git.”</w:t>
      </w:r>
      <w:r>
        <w:t xml:space="preserve"> </w:t>
      </w:r>
      <w:hyperlink r:id="rId805">
        <w:r>
          <w:rPr>
            <w:rStyle w:val="Hyperlink"/>
          </w:rPr>
          <w:t xml:space="preserve">https://sethrobertson.github.io/GitFixUm/fixup.html</w:t>
        </w:r>
      </w:hyperlink>
      <w:r>
        <w:t xml:space="preserve">.</w:t>
      </w:r>
    </w:p>
    <w:bookmarkEnd w:id="806"/>
    <w:bookmarkStart w:id="8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7">
        <w:r>
          <w:rPr>
            <w:rStyle w:val="Hyperlink"/>
          </w:rPr>
          <w:t xml:space="preserve">https://doi.org/10.1371/journal.pcbi.1003833</w:t>
        </w:r>
      </w:hyperlink>
      <w:r>
        <w:t xml:space="preserve">.</w:t>
      </w:r>
    </w:p>
    <w:bookmarkEnd w:id="808"/>
    <w:bookmarkStart w:id="8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09">
        <w:r>
          <w:rPr>
            <w:rStyle w:val="Hyperlink"/>
          </w:rPr>
          <w:t xml:space="preserve">https://doi.org/10.1038/d41586-019-02918-5</w:t>
        </w:r>
      </w:hyperlink>
      <w:r>
        <w:t xml:space="preserve">.</w:t>
      </w:r>
    </w:p>
    <w:bookmarkEnd w:id="810"/>
    <w:bookmarkStart w:id="812" w:name="ref-slurm"/>
    <w:p>
      <w:pPr>
        <w:pStyle w:val="Bibliography"/>
      </w:pPr>
      <w:r>
        <w:t xml:space="preserve">“Slurm Workload Manager: Sbatch Documentation.”</w:t>
      </w:r>
      <w:r>
        <w:t xml:space="preserve"> </w:t>
      </w:r>
      <w:r>
        <w:t xml:space="preserve">n.d. SchedMD.</w:t>
      </w:r>
      <w:r>
        <w:t xml:space="preserve"> </w:t>
      </w:r>
      <w:hyperlink r:id="rId811">
        <w:r>
          <w:rPr>
            <w:rStyle w:val="Hyperlink"/>
          </w:rPr>
          <w:t xml:space="preserve">https://slurm.schedmd.com/sbatch.html</w:t>
        </w:r>
      </w:hyperlink>
      <w:r>
        <w:t xml:space="preserve">.</w:t>
      </w:r>
    </w:p>
    <w:bookmarkEnd w:id="812"/>
    <w:bookmarkStart w:id="81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3">
        <w:r>
          <w:rPr>
            <w:rStyle w:val="Hyperlink"/>
          </w:rPr>
          <w:t xml:space="preserve">https://doi.org/10.1038/d41586-019-00067-3</w:t>
        </w:r>
      </w:hyperlink>
      <w:r>
        <w:t xml:space="preserve">.</w:t>
      </w:r>
    </w:p>
    <w:bookmarkEnd w:id="814"/>
    <w:bookmarkStart w:id="816" w:name="ref-terminator"/>
    <w:p>
      <w:pPr>
        <w:pStyle w:val="Bibliography"/>
      </w:pPr>
      <w:r>
        <w:t xml:space="preserve">“Terminator 3: Rise of the Machines.”</w:t>
      </w:r>
      <w:r>
        <w:t xml:space="preserve"> </w:t>
      </w:r>
      <w:r>
        <w:t xml:space="preserve">2003. Film.</w:t>
      </w:r>
      <w:r>
        <w:t xml:space="preserve"> </w:t>
      </w:r>
      <w:hyperlink r:id="rId815">
        <w:r>
          <w:rPr>
            <w:rStyle w:val="Hyperlink"/>
          </w:rPr>
          <w:t xml:space="preserve">https://en.wikipedia.org/wiki/Terminator_3:_Rise_of_the_Machines</w:t>
        </w:r>
      </w:hyperlink>
      <w:r>
        <w:t xml:space="preserve">.</w:t>
      </w:r>
    </w:p>
    <w:bookmarkEnd w:id="816"/>
    <w:bookmarkStart w:id="818" w:name="ref-matrix"/>
    <w:p>
      <w:pPr>
        <w:pStyle w:val="Bibliography"/>
      </w:pPr>
      <w:r>
        <w:t xml:space="preserve">“The Matrix.”</w:t>
      </w:r>
      <w:r>
        <w:t xml:space="preserve"> </w:t>
      </w:r>
      <w:r>
        <w:t xml:space="preserve">1999. Film.</w:t>
      </w:r>
      <w:r>
        <w:t xml:space="preserve"> </w:t>
      </w:r>
      <w:hyperlink r:id="rId817">
        <w:r>
          <w:rPr>
            <w:rStyle w:val="Hyperlink"/>
          </w:rPr>
          <w:t xml:space="preserve">https://en.wikipedia.org/wiki/The_Matrix</w:t>
        </w:r>
      </w:hyperlink>
      <w:r>
        <w:t xml:space="preserve">.</w:t>
      </w:r>
    </w:p>
    <w:bookmarkEnd w:id="818"/>
    <w:bookmarkStart w:id="81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19"/>
    <w:bookmarkStart w:id="82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20">
        <w:r>
          <w:rPr>
            <w:rStyle w:val="Hyperlink"/>
          </w:rPr>
          <w:t xml:space="preserve">https://doi.org/10.1038/d41586-021-03603-2</w:t>
        </w:r>
      </w:hyperlink>
      <w:r>
        <w:t xml:space="preserve">.</w:t>
      </w:r>
    </w:p>
    <w:bookmarkEnd w:id="821"/>
    <w:bookmarkStart w:id="823" w:name="ref-wargames"/>
    <w:p>
      <w:pPr>
        <w:pStyle w:val="Bibliography"/>
      </w:pPr>
      <w:r>
        <w:t xml:space="preserve">“WarGames.”</w:t>
      </w:r>
      <w:r>
        <w:t xml:space="preserve"> </w:t>
      </w:r>
      <w:r>
        <w:t xml:space="preserve">1983. Film.</w:t>
      </w:r>
      <w:r>
        <w:t xml:space="preserve"> </w:t>
      </w:r>
      <w:hyperlink r:id="rId822">
        <w:r>
          <w:rPr>
            <w:rStyle w:val="Hyperlink"/>
          </w:rPr>
          <w:t xml:space="preserve">https://en.wikipedia.org/wiki/WarGames</w:t>
        </w:r>
      </w:hyperlink>
      <w:r>
        <w:t xml:space="preserve">.</w:t>
      </w:r>
    </w:p>
    <w:bookmarkEnd w:id="823"/>
    <w:bookmarkStart w:id="82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4">
        <w:r>
          <w:rPr>
            <w:rStyle w:val="Hyperlink"/>
          </w:rPr>
          <w:t xml:space="preserve">https://adv-r.hadley.nz/</w:t>
        </w:r>
      </w:hyperlink>
      <w:r>
        <w:t xml:space="preserve">.</w:t>
      </w:r>
    </w:p>
    <w:bookmarkEnd w:id="825"/>
    <w:bookmarkStart w:id="827" w:name="ref-wickham2021shiny"/>
    <w:p>
      <w:pPr>
        <w:pStyle w:val="Bibliography"/>
      </w:pPr>
      <w:r>
        <w:t xml:space="preserve">———. 2021.</w:t>
      </w:r>
      <w:r>
        <w:t xml:space="preserve"> </w:t>
      </w:r>
      <w:r>
        <w:rPr>
          <w:i/>
          <w:iCs/>
        </w:rPr>
        <w:t xml:space="preserve">Mastering Shiny</w:t>
      </w:r>
      <w:r>
        <w:t xml:space="preserve">. O’Reilly Media.</w:t>
      </w:r>
      <w:r>
        <w:t xml:space="preserve"> </w:t>
      </w:r>
      <w:hyperlink r:id="rId826">
        <w:r>
          <w:rPr>
            <w:rStyle w:val="Hyperlink"/>
          </w:rPr>
          <w:t xml:space="preserve">https://mastering-shiny.org/</w:t>
        </w:r>
      </w:hyperlink>
      <w:r>
        <w:t xml:space="preserve">.</w:t>
      </w:r>
    </w:p>
    <w:bookmarkEnd w:id="827"/>
    <w:bookmarkStart w:id="828" w:name="ref-wickham2023tidyverse"/>
    <w:p>
      <w:pPr>
        <w:pStyle w:val="Bibliography"/>
      </w:pPr>
      <w:r>
        <w:t xml:space="preserve">———. 2023a.</w:t>
      </w:r>
      <w:r>
        <w:t xml:space="preserve"> </w:t>
      </w:r>
      <w:r>
        <w:rPr>
          <w:i/>
          <w:iCs/>
        </w:rPr>
        <w:t xml:space="preserve">The Tidyverse Style Guide</w:t>
      </w:r>
      <w:r>
        <w:t xml:space="preserve">.</w:t>
      </w:r>
      <w:r>
        <w:t xml:space="preserve"> </w:t>
      </w:r>
      <w:hyperlink r:id="rId328">
        <w:r>
          <w:rPr>
            <w:rStyle w:val="Hyperlink"/>
          </w:rPr>
          <w:t xml:space="preserve">https://style.tidyverse.org/</w:t>
        </w:r>
      </w:hyperlink>
      <w:r>
        <w:t xml:space="preserve">.</w:t>
      </w:r>
    </w:p>
    <w:bookmarkEnd w:id="828"/>
    <w:bookmarkStart w:id="830" w:name="ref-wickham2023tidydesign"/>
    <w:p>
      <w:pPr>
        <w:pStyle w:val="Bibliography"/>
      </w:pPr>
      <w:r>
        <w:t xml:space="preserve">———. 2023b.</w:t>
      </w:r>
      <w:r>
        <w:t xml:space="preserve"> </w:t>
      </w:r>
      <w:r>
        <w:rPr>
          <w:i/>
          <w:iCs/>
        </w:rPr>
        <w:t xml:space="preserve">Tidyverse Design Guide</w:t>
      </w:r>
      <w:r>
        <w:t xml:space="preserve">.</w:t>
      </w:r>
      <w:r>
        <w:t xml:space="preserve"> </w:t>
      </w:r>
      <w:hyperlink r:id="rId829">
        <w:r>
          <w:rPr>
            <w:rStyle w:val="Hyperlink"/>
          </w:rPr>
          <w:t xml:space="preserve">https://design.tidyverse.org/</w:t>
        </w:r>
      </w:hyperlink>
      <w:r>
        <w:t xml:space="preserve">.</w:t>
      </w:r>
    </w:p>
    <w:bookmarkEnd w:id="830"/>
    <w:bookmarkStart w:id="83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1">
        <w:r>
          <w:rPr>
            <w:rStyle w:val="Hyperlink"/>
          </w:rPr>
          <w:t xml:space="preserve">https://r-pkgs.org/</w:t>
        </w:r>
      </w:hyperlink>
      <w:r>
        <w:t xml:space="preserve">.</w:t>
      </w:r>
    </w:p>
    <w:bookmarkEnd w:id="832"/>
    <w:bookmarkStart w:id="83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3">
        <w:r>
          <w:rPr>
            <w:rStyle w:val="Hyperlink"/>
          </w:rPr>
          <w:t xml:space="preserve">https://r4ds.hadley.nz/</w:t>
        </w:r>
      </w:hyperlink>
      <w:r>
        <w:t xml:space="preserve">.</w:t>
      </w:r>
    </w:p>
    <w:bookmarkEnd w:id="834"/>
    <w:bookmarkStart w:id="83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35"/>
    <w:bookmarkEnd w:id="836"/>
    <w:p>
      <w:r>
        <w:br w:type="page"/>
      </w:r>
    </w:p>
    <w:bookmarkEnd w:id="837"/>
    <w:bookmarkStart w:id="83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8">
        <w:r>
          <w:rPr>
            <w:rStyle w:val="Hyperlink"/>
          </w:rPr>
          <w:t xml:space="preserve">https://ucd-serg.github.io/lab-manual/appendix-copilot-instructions.html</w:t>
        </w:r>
      </w:hyperlink>
    </w:p>
    <w:p>
      <w:r>
        <w:br w:type="page"/>
      </w:r>
    </w:p>
    <w:bookmarkEnd w:id="839"/>
    <w:bookmarkStart w:id="84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40">
        <w:r>
          <w:rPr>
            <w:rStyle w:val="Hyperlink"/>
          </w:rPr>
          <w:t xml:space="preserve">https://ucd-serg.github.io/lab-manual/appendix-copilot-setup-steps.html</w:t>
        </w:r>
      </w:hyperlink>
    </w:p>
    <w:p>
      <w:r>
        <w:br w:type="page"/>
      </w:r>
    </w:p>
    <w:bookmarkEnd w:id="841"/>
    <w:bookmarkStart w:id="84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ins w:id="2776" w:author="PR Preview" w:date="2024-01-01T00:00:00Z">
        <w:r>
          <w:rPr>
            <w:b/>
            <w:bCs/>
          </w:rPr>
          <w:t xml:space="preserve">Branch:</w:t>
        </w:r>
      </w:ins>
      <w:ins w:id="2776" w:author="PR Preview" w:date="2024-01-01T00:00:00Z">
        <w:r>
          <w:t xml:space="preserve"> </w:t>
        </w:r>
      </w:ins>
      <w:ins w:id="2776" w:author="PR Preview" w:date="2024-01-01T00:00:00Z">
        <w:r>
          <w:t xml:space="preserve">HEAD</w:t>
        </w:r>
      </w:ins>
    </w:p>
    <w:p>
      <w:pPr>
        <w:pStyle w:val="Compact"/>
        <w:numPr>
          <w:ilvl w:val="0"/>
          <w:numId w:val="1343"/>
        </w:numPr>
      </w:pPr>
      <w:ins w:id="2777" w:author="PR Preview" w:date="2024-01-01T00:00:00Z">
        <w:r>
          <w:rPr>
            <w:b/>
            <w:bCs/>
          </w:rPr>
          <w:t xml:space="preserve">Commit:</w:t>
        </w:r>
      </w:ins>
      <w:ins w:id="2777" w:author="PR Preview" w:date="2024-01-01T00:00:00Z">
        <w:r>
          <w:t xml:space="preserve"> </w:t>
        </w:r>
      </w:ins>
      <w:ins w:id="2777" w:author="PR Preview" w:date="2024-01-01T00:00:00Z">
        <w:r>
          <w:t xml:space="preserve">ea106d3</w:t>
        </w:r>
      </w:ins>
    </w:p>
    <w:p>
      <w:pPr>
        <w:pStyle w:val="Compact"/>
        <w:numPr>
          <w:ilvl w:val="0"/>
          <w:numId w:val="1343"/>
        </w:numPr>
      </w:pPr>
      <w:ins w:id="2778" w:author="PR Preview" w:date="2024-01-01T00:00:00Z">
        <w:r>
          <w:rPr>
            <w:b/>
            <w:bCs/>
          </w:rPr>
          <w:t xml:space="preserve">Full commit hash:</w:t>
        </w:r>
      </w:ins>
      <w:ins w:id="2778" w:author="PR Preview" w:date="2024-01-01T00:00:00Z">
        <w:r>
          <w:t xml:space="preserve"> </w:t>
        </w:r>
      </w:ins>
      <w:ins w:id="2778" w:author="PR Preview" w:date="2024-01-01T00:00:00Z">
        <w:r>
          <w:t xml:space="preserve">ea106d3476b6572ab591648007cb8f6234797e1a</w:t>
        </w:r>
      </w:ins>
    </w:p>
    <w:p>
      <w:pPr>
        <w:pStyle w:val="Compact"/>
        <w:numPr>
          <w:ilvl w:val="0"/>
          <w:numId w:val="1343"/>
        </w:numPr>
      </w:pPr>
      <w:ins w:id="2779" w:author="PR Preview" w:date="2024-01-01T00:00:00Z">
        <w:r>
          <w:rPr>
            <w:b/>
            <w:bCs/>
          </w:rPr>
          <w:t xml:space="preserve">Commit date:</w:t>
        </w:r>
      </w:ins>
      <w:ins w:id="2779" w:author="PR Preview" w:date="2024-01-01T00:00:00Z">
        <w:r>
          <w:t xml:space="preserve"> </w:t>
        </w:r>
      </w:ins>
      <w:ins w:id="2779" w:author="PR Preview" w:date="2024-01-01T00:00:00Z">
        <w:r>
          <w:t xml:space="preserve">2026-01-29 23:09:36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21" Type="http://schemas.openxmlformats.org/officeDocument/2006/relationships/image" Target="media/rId321.png"/><Relationship Id="rId271" Type="http://schemas.openxmlformats.org/officeDocument/2006/relationships/image" Target="media/rId271.png"/><Relationship Id="rId570" Type="http://schemas.openxmlformats.org/officeDocument/2006/relationships/image" Target="media/rId570.png"/><Relationship Id="rId573" Type="http://schemas.openxmlformats.org/officeDocument/2006/relationships/image" Target="media/rId573.jpg"/><Relationship Id="rId348" Type="http://schemas.openxmlformats.org/officeDocument/2006/relationships/image" Target="media/rId348.png"/><Relationship Id="rId458" Type="http://schemas.openxmlformats.org/officeDocument/2006/relationships/image" Target="media/rId458.jpg"/><Relationship Id="rId464" Type="http://schemas.openxmlformats.org/officeDocument/2006/relationships/image" Target="media/rId464.png"/><Relationship Id="rId416" Type="http://schemas.openxmlformats.org/officeDocument/2006/relationships/image" Target="media/rId416.png"/><Relationship Id="rId421" Type="http://schemas.openxmlformats.org/officeDocument/2006/relationships/image" Target="media/rId421.png"/><Relationship Id="rId241" Type="http://schemas.openxmlformats.org/officeDocument/2006/relationships/image" Target="media/rId241.png"/><Relationship Id="rId579" Type="http://schemas.openxmlformats.org/officeDocument/2006/relationships/image" Target="media/rId579.png"/><Relationship Id="rId609" Type="http://schemas.openxmlformats.org/officeDocument/2006/relationships/image" Target="media/rId609.png"/><Relationship Id="rId246" Type="http://schemas.openxmlformats.org/officeDocument/2006/relationships/image" Target="media/rId246.png"/><Relationship Id="rId576" Type="http://schemas.openxmlformats.org/officeDocument/2006/relationships/image" Target="media/rId576.png"/><Relationship Id="rId52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3" Type="http://schemas.openxmlformats.org/officeDocument/2006/relationships/hyperlink" Target="http://adv-r.had.co.nz/Style.html" TargetMode="External"/><Relationship Id="rId721" Type="http://schemas.openxmlformats.org/officeDocument/2006/relationships/hyperlink" Target="http://colorbrewer2.org/" TargetMode="External"/><Relationship Id="rId774" Type="http://schemas.openxmlformats.org/officeDocument/2006/relationships/hyperlink" Target="http://creativecommons.org/licenses/by-nc/4.0/" TargetMode="External"/><Relationship Id="rId318" Type="http://schemas.openxmlformats.org/officeDocument/2006/relationships/hyperlink" Target="http://styler.r-lib.org/articles/customizing_styler.html" TargetMode="External"/><Relationship Id="rId66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6" Type="http://schemas.openxmlformats.org/officeDocument/2006/relationships/hyperlink" Target="https://about.codecov.io" TargetMode="External"/><Relationship Id="rId824"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7" Type="http://schemas.openxmlformats.org/officeDocument/2006/relationships/hyperlink" Target="https://cran.r-project.org/web/packages/lintr/readme/README.html#available-linters" TargetMode="External"/><Relationship Id="rId33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778" Type="http://schemas.openxmlformats.org/officeDocument/2006/relationships/hyperlink" Target="https://datadryad.org/" TargetMode="External"/><Relationship Id="rId829"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785" Type="http://schemas.openxmlformats.org/officeDocument/2006/relationships/hyperlink" Target="https://desktop.github.com/" TargetMode="External"/><Relationship Id="rId98" Type="http://schemas.openxmlformats.org/officeDocument/2006/relationships/hyperlink" Target="https://devtools.r-lib.org/" TargetMode="External"/><Relationship Id="rId288" Type="http://schemas.openxmlformats.org/officeDocument/2006/relationships/hyperlink" Target="https://docs.github.com/en/actions" TargetMode="External"/><Relationship Id="rId596" Type="http://schemas.openxmlformats.org/officeDocument/2006/relationships/hyperlink" Target="https://docs.github.com/en/copilot/how-tos/use-copilot-agents/coding-agent" TargetMode="External"/><Relationship Id="rId637" Type="http://schemas.openxmlformats.org/officeDocument/2006/relationships/hyperlink" Target="https://docs.github.com/en/copilot/how-tos/use-copilot-agents/coding-agent/customize-the-agent-environment" TargetMode="External"/><Relationship Id="rId648" Type="http://schemas.openxmlformats.org/officeDocument/2006/relationships/hyperlink" Target="https://docs.github.com/en/copilot/how-tos/use-copilot-agents/coding-agent/customize-the-agent-environment#preinstalling-tools-or-dependencies-in-copilots-environment" TargetMode="External"/><Relationship Id="rId620" Type="http://schemas.openxmlformats.org/officeDocument/2006/relationships/hyperlink" Target="https://docs.github.com/en/copilot/how-tos/use-copilot-agents/coding-agent/customize-the-agent-firewall" TargetMode="External"/><Relationship Id="rId618" Type="http://schemas.openxmlformats.org/officeDocument/2006/relationships/hyperlink" Target="https://docs.github.com/en/copilot/reference/copilot-allowlist-reference" TargetMode="External"/><Relationship Id="rId501" Type="http://schemas.openxmlformats.org/officeDocument/2006/relationships/hyperlink" Target="https://docs.github.com/en/enterprise/2.13/user/articles/creating-releases" TargetMode="External"/><Relationship Id="rId452" Type="http://schemas.openxmlformats.org/officeDocument/2006/relationships/hyperlink" Target="https://docs.github.com/en/repositories/working-with-files/managing-files/customizing-how-changed-files-appear-on-github" TargetMode="External"/><Relationship Id="rId703" Type="http://schemas.openxmlformats.org/officeDocument/2006/relationships/hyperlink" Target="https://docs.google.com/document/d/1ckgRCcr7FFPyymyMA6Y_-cB_vftOyrrxT28c6gRg0PI/edit" TargetMode="External"/><Relationship Id="rId797" Type="http://schemas.openxmlformats.org/officeDocument/2006/relationships/hyperlink" Target="https://doi.org/10.1038/467775a" TargetMode="External"/><Relationship Id="rId801" Type="http://schemas.openxmlformats.org/officeDocument/2006/relationships/hyperlink" Target="https://doi.org/10.1038/526182a" TargetMode="External"/><Relationship Id="rId813" Type="http://schemas.openxmlformats.org/officeDocument/2006/relationships/hyperlink" Target="https://doi.org/10.1038/d41586-019-00067-3" TargetMode="External"/><Relationship Id="rId760" Type="http://schemas.openxmlformats.org/officeDocument/2006/relationships/hyperlink" Target="https://doi.org/10.1038/d41586-019-01431-z" TargetMode="External"/><Relationship Id="rId809" Type="http://schemas.openxmlformats.org/officeDocument/2006/relationships/hyperlink" Target="https://doi.org/10.1038/d41586-019-02918-5" TargetMode="External"/><Relationship Id="rId820" Type="http://schemas.openxmlformats.org/officeDocument/2006/relationships/hyperlink" Target="https://doi.org/10.1038/d41586-021-03603-2" TargetMode="External"/><Relationship Id="rId772" Type="http://schemas.openxmlformats.org/officeDocument/2006/relationships/hyperlink" Target="https://doi.org/10.1038/s41467-020-19160-7" TargetMode="External"/><Relationship Id="rId799" Type="http://schemas.openxmlformats.org/officeDocument/2006/relationships/hyperlink" Target="https://doi.org/10.1038/s41562-016-0021" TargetMode="External"/><Relationship Id="rId807" Type="http://schemas.openxmlformats.org/officeDocument/2006/relationships/hyperlink" Target="https://doi.org/10.1371/journal.pcbi.1003833" TargetMode="External"/><Relationship Id="rId75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1" Type="http://schemas.openxmlformats.org/officeDocument/2006/relationships/hyperlink" Target="https://education.github.com/" TargetMode="External"/><Relationship Id="rId412" Type="http://schemas.openxmlformats.org/officeDocument/2006/relationships/hyperlink" Target="https://education.github.com/pack" TargetMode="External"/><Relationship Id="rId41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4" Type="http://schemas.openxmlformats.org/officeDocument/2006/relationships/hyperlink" Target="https://en.wikipedia.org/wiki/2001:_A_Space_Odyssey_(film)" TargetMode="External"/><Relationship Id="rId544" Type="http://schemas.openxmlformats.org/officeDocument/2006/relationships/hyperlink" Target="https://en.wikipedia.org/wiki/AI-assisted_software_development" TargetMode="External"/><Relationship Id="rId559" Type="http://schemas.openxmlformats.org/officeDocument/2006/relationships/hyperlink" Target="https://en.wikipedia.org/wiki/AI_agent" TargetMode="External"/><Relationship Id="rId612" Type="http://schemas.openxmlformats.org/officeDocument/2006/relationships/hyperlink" Target="https://en.wikipedia.org/wiki/Agent_(The_Matrix)" TargetMode="External"/><Relationship Id="rId762" Type="http://schemas.openxmlformats.org/officeDocument/2006/relationships/hyperlink" Target="https://en.wikipedia.org/wiki/Battlestar_Galactica_(2004_TV_series)" TargetMode="External"/><Relationship Id="rId765" Type="http://schemas.openxmlformats.org/officeDocument/2006/relationships/hyperlink" Target="https://en.wikipedia.org/wiki/Blade_Runner" TargetMode="External"/><Relationship Id="rId77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4" Type="http://schemas.openxmlformats.org/officeDocument/2006/relationships/hyperlink" Target="https://en.wikipedia.org/wiki/Implicature" TargetMode="External"/><Relationship Id="rId561" Type="http://schemas.openxmlformats.org/officeDocument/2006/relationships/hyperlink" Target="https://en.wikipedia.org/wiki/Intelligent_agent" TargetMode="External"/><Relationship Id="rId731" Type="http://schemas.openxmlformats.org/officeDocument/2006/relationships/hyperlink" Target="https://en.wikipedia.org/wiki/Masterpiece#History" TargetMode="External"/><Relationship Id="rId787" Type="http://schemas.openxmlformats.org/officeDocument/2006/relationships/hyperlink" Target="https://en.wikipedia.org/wiki/Organizations_of_the_Dune_universe#Thinking_machines" TargetMode="External"/><Relationship Id="rId562" Type="http://schemas.openxmlformats.org/officeDocument/2006/relationships/hyperlink" Target="https://en.wikipedia.org/wiki/Technological_singularity" TargetMode="External"/><Relationship Id="rId815" Type="http://schemas.openxmlformats.org/officeDocument/2006/relationships/hyperlink" Target="https://en.wikipedia.org/wiki/Terminator_3:_Rise_of_the_Machines" TargetMode="External"/><Relationship Id="rId817" Type="http://schemas.openxmlformats.org/officeDocument/2006/relationships/hyperlink" Target="https://en.wikipedia.org/wiki/The_Matrix" TargetMode="External"/><Relationship Id="rId367" Type="http://schemas.openxmlformats.org/officeDocument/2006/relationships/hyperlink" Target="https://en.wikipedia.org/wiki/WYSIWYM" TargetMode="External"/><Relationship Id="rId822" Type="http://schemas.openxmlformats.org/officeDocument/2006/relationships/hyperlink" Target="https://en.wikipedia.org/wiki/WarGames" TargetMode="External"/><Relationship Id="rId743" Type="http://schemas.openxmlformats.org/officeDocument/2006/relationships/hyperlink" Target="https://en.wikipedia.org/wiki/Yes,_and_..." TargetMode="External"/><Relationship Id="rId78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1" Type="http://schemas.openxmlformats.org/officeDocument/2006/relationships/hyperlink" Target="https://github.com/UCD-SERG/lab-manual" TargetMode="External"/><Relationship Id="rId553" Type="http://schemas.openxmlformats.org/officeDocument/2006/relationships/hyperlink" Target="https://github.com/UCD-SERG/lab-manual/issues/112" TargetMode="External"/><Relationship Id="rId588" Type="http://schemas.openxmlformats.org/officeDocument/2006/relationships/hyperlink" Target="https://github.com/UCD-SERG/lab-manual/issues/42" TargetMode="External"/><Relationship Id="rId554" Type="http://schemas.openxmlformats.org/officeDocument/2006/relationships/hyperlink" Target="https://github.com/UCD-SERG/lab-manual/pull/145" TargetMode="External"/><Relationship Id="rId58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696"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3" Type="http://schemas.openxmlformats.org/officeDocument/2006/relationships/hyperlink" Target="https://github.com/features/actions" TargetMode="External"/><Relationship Id="rId558" Type="http://schemas.openxmlformats.org/officeDocument/2006/relationships/hyperlink" Target="https://github.com/features/copilot/agents" TargetMode="External"/><Relationship Id="rId647" Type="http://schemas.openxmlformats.org/officeDocument/2006/relationships/hyperlink" Target="https://github.com/features/copilot/plans" TargetMode="External"/><Relationship Id="rId443" Type="http://schemas.openxmlformats.org/officeDocument/2006/relationships/hyperlink" Target="https://github.com/github-linguist/linguist/" TargetMode="External"/><Relationship Id="rId453" Type="http://schemas.openxmlformats.org/officeDocument/2006/relationships/hyperlink" Target="https://github.com/github-linguist/linguist/blob/main/docs/overrides.md" TargetMode="External"/><Relationship Id="rId451" Type="http://schemas.openxmlformats.org/officeDocument/2006/relationships/hyperlink" Target="https://github.com/github-linguist/linguist/blob/main/docs/overrides.md#detectable" TargetMode="External"/><Relationship Id="rId450" Type="http://schemas.openxmlformats.org/officeDocument/2006/relationships/hyperlink" Target="https://github.com/github-linguist/linguist/blob/main/docs/overrides.md#documentation" TargetMode="External"/><Relationship Id="rId444" Type="http://schemas.openxmlformats.org/officeDocument/2006/relationships/hyperlink" Target="https://github.com/github-linguist/linguist/blob/main/docs/overrides.md#generated-code" TargetMode="External"/><Relationship Id="rId447" Type="http://schemas.openxmlformats.org/officeDocument/2006/relationships/hyperlink" Target="https://github.com/github-linguist/linguist/blob/main/docs/overrides.md#using-gitattributes" TargetMode="External"/><Relationship Id="rId449" Type="http://schemas.openxmlformats.org/officeDocument/2006/relationships/hyperlink" Target="https://github.com/github-linguist/linguist/blob/main/docs/overrides.md#vendored-code" TargetMode="External"/><Relationship Id="rId440" Type="http://schemas.openxmlformats.org/officeDocument/2006/relationships/hyperlink" Target="https://github.com/github/gitignore/blob/master/R.gitignore" TargetMode="External"/><Relationship Id="rId278"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7" Type="http://schemas.openxmlformats.org/officeDocument/2006/relationships/hyperlink" Target="https://github.com/marocchino/sticky-pull-request-comment" TargetMode="External"/><Relationship Id="rId734" Type="http://schemas.openxmlformats.org/officeDocument/2006/relationships/hyperlink" Target="https://github.com/nmfs-opensci/quarto-thesis" TargetMode="External"/><Relationship Id="rId594" Type="http://schemas.openxmlformats.org/officeDocument/2006/relationships/hyperlink" Target="https://github.com/orgs/community/discussions/162826" TargetMode="External"/><Relationship Id="rId59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2" Type="http://schemas.openxmlformats.org/officeDocument/2006/relationships/hyperlink" Target="https://github.com/quarto-dev/quarto-cli/issues/10587" TargetMode="External"/><Relationship Id="rId65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5" Type="http://schemas.openxmlformats.org/officeDocument/2006/relationships/hyperlink" Target="https://github.com/r-lib/actions" TargetMode="External"/><Relationship Id="rId289" Type="http://schemas.openxmlformats.org/officeDocument/2006/relationships/hyperlink" Target="https://github.com/r-lib/actions#where-to-find-help" TargetMode="External"/><Relationship Id="rId420" Type="http://schemas.openxmlformats.org/officeDocument/2006/relationships/hyperlink" Target="https://github.com/settings/copilot/features" TargetMode="External"/><Relationship Id="rId687" Type="http://schemas.openxmlformats.org/officeDocument/2006/relationships/hyperlink" Target="https://github.com/skills/introduction-to-github" TargetMode="External"/><Relationship Id="rId279" Type="http://schemas.openxmlformats.org/officeDocument/2006/relationships/hyperlink" Target="https://github.com/thollander/actions-comment-pull-request" TargetMode="External"/><Relationship Id="rId508" Type="http://schemas.openxmlformats.org/officeDocument/2006/relationships/hyperlink" Target="https://github.com/ucdavisdatalab" TargetMode="External"/><Relationship Id="rId675" Type="http://schemas.openxmlformats.org/officeDocument/2006/relationships/hyperlink" Target="https://github.com/ucdavisdatalab/research-toolkits" TargetMode="External"/><Relationship Id="rId409" Type="http://schemas.openxmlformats.org/officeDocument/2006/relationships/hyperlink" Target="https://github.com/ucdavisdatalab/sandbox_git" TargetMode="External"/><Relationship Id="rId516" Type="http://schemas.openxmlformats.org/officeDocument/2006/relationships/hyperlink" Target="https://github.com/ucdavisdatalab/workshop_how-to-data-documentation" TargetMode="External"/><Relationship Id="rId690" Type="http://schemas.openxmlformats.org/officeDocument/2006/relationships/hyperlink" Target="https://github.com/ucdavisdatalab/workshop_nlp_with_python" TargetMode="External"/><Relationship Id="rId689" Type="http://schemas.openxmlformats.org/officeDocument/2006/relationships/hyperlink" Target="https://github.com/ucdavisdatalab/workshop_python_basics" TargetMode="External"/><Relationship Id="rId67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6" Type="http://schemas.openxmlformats.org/officeDocument/2006/relationships/hyperlink" Target="https://grants.nih.gov" TargetMode="External"/><Relationship Id="rId725" Type="http://schemas.openxmlformats.org/officeDocument/2006/relationships/hyperlink" Target="https://grantwriting.stanford.edu/funding-train/" TargetMode="External"/><Relationship Id="rId706" Type="http://schemas.openxmlformats.org/officeDocument/2006/relationships/hyperlink" Target="https://grantwriting.stanford.edu/funding-train/#ep" TargetMode="External"/><Relationship Id="rId767" Type="http://schemas.openxmlformats.org/officeDocument/2006/relationships/hyperlink" Target="https://happygitwithr.com/" TargetMode="External"/><Relationship Id="rId437" Type="http://schemas.openxmlformats.org/officeDocument/2006/relationships/hyperlink" Target="https://happygitwithr.com/repeated-amend.html" TargetMode="External"/><Relationship Id="rId430" Type="http://schemas.openxmlformats.org/officeDocument/2006/relationships/hyperlink" Target="https://help.github.com/en/github/collaborating-with-issues-and-pull-requests/creating-a-pull-request#creating-the-pull-request" TargetMode="External"/><Relationship Id="rId525" Type="http://schemas.openxmlformats.org/officeDocument/2006/relationships/hyperlink" Target="https://hpc.ucdavis.edu/" TargetMode="External"/><Relationship Id="rId713" Type="http://schemas.openxmlformats.org/officeDocument/2006/relationships/hyperlink" Target="https://jadebc.github.io/lab-manual/" TargetMode="External"/><Relationship Id="rId660" Type="http://schemas.openxmlformats.org/officeDocument/2006/relationships/hyperlink" Target="https://jadebc.github.io/lab-manual/checklists.html" TargetMode="External"/><Relationship Id="rId48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7" Type="http://schemas.openxmlformats.org/officeDocument/2006/relationships/hyperlink" Target="https://jadebc.github.io/lab-manual/data-masking.html" TargetMode="External"/><Relationship Id="rId40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0" Type="http://schemas.openxmlformats.org/officeDocument/2006/relationships/hyperlink" Target="https://jadebc.github.io/lab-manual/reproducible-environments.html" TargetMode="External"/><Relationship Id="rId670" Type="http://schemas.openxmlformats.org/officeDocument/2006/relationships/hyperlink" Target="https://jadebc.github.io/lab-manual/resources.html" TargetMode="External"/><Relationship Id="rId524" Type="http://schemas.openxmlformats.org/officeDocument/2006/relationships/hyperlink" Target="https://jadebc.github.io/lab-manual/slurm.html" TargetMode="External"/><Relationship Id="rId457" Type="http://schemas.openxmlformats.org/officeDocument/2006/relationships/hyperlink" Target="https://jadebc.github.io/lab-manual/unix.html" TargetMode="External"/><Relationship Id="rId341" Type="http://schemas.openxmlformats.org/officeDocument/2006/relationships/hyperlink" Target="https://jadebc.github.io/lab-manual/working-with-big-data.html" TargetMode="External"/><Relationship Id="rId664" Type="http://schemas.openxmlformats.org/officeDocument/2006/relationships/hyperlink" Target="https://journals.lww.com/epidem/Fulltext/2001/05000/The_Value_of_P.2.aspx" TargetMode="External"/><Relationship Id="rId723" Type="http://schemas.openxmlformats.org/officeDocument/2006/relationships/hyperlink" Target="https://journals.plos.org/ploscompbiol/article?id=10.1371/journal.pcbi.1003833" TargetMode="External"/><Relationship Id="rId776" Type="http://schemas.openxmlformats.org/officeDocument/2006/relationships/hyperlink" Target="https://journals.plos.org/plosone/s/authorship" TargetMode="External"/><Relationship Id="rId695" Type="http://schemas.openxmlformats.org/officeDocument/2006/relationships/hyperlink" Target="https://link.springer.com/book/10.1007/978-3-030-98175-4" TargetMode="External"/><Relationship Id="rId710" Type="http://schemas.openxmlformats.org/officeDocument/2006/relationships/hyperlink" Target="https://link.springer.com/book/9783031537929" TargetMode="External"/><Relationship Id="rId325"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6" Type="http://schemas.openxmlformats.org/officeDocument/2006/relationships/hyperlink" Target="https://mastering-shiny.org/" TargetMode="External"/><Relationship Id="rId722" Type="http://schemas.openxmlformats.org/officeDocument/2006/relationships/hyperlink" Target="https://medialab.github.io/iwanthue/" TargetMode="External"/><Relationship Id="rId667" Type="http://schemas.openxmlformats.org/officeDocument/2006/relationships/hyperlink" Target="https://medialab.github.io/iwanthue/?utm_source=Nature+Briefing&amp;utm_campaign=2c68711076-briefing-dy-20211006&amp;utm_medium=email&amp;utm_term=0_c9dfd39373-2c68711076-44335685" TargetMode="External"/><Relationship Id="rId475" Type="http://schemas.openxmlformats.org/officeDocument/2006/relationships/hyperlink" Target="https://medium.com/@jeongwhanchoi/install-tmux-on-osx-and-basics-commands-for-beginners-be22520fd95e" TargetMode="External"/><Relationship Id="rId792" Type="http://schemas.openxmlformats.org/officeDocument/2006/relationships/hyperlink" Target="https://mentors.fm/2019/08/13/think-and-write-with-leslie-lamport/" TargetMode="External"/><Relationship Id="rId701" Type="http://schemas.openxmlformats.org/officeDocument/2006/relationships/hyperlink" Target="https://mitcommlab.mit.edu/be/2023/09/27/toward-an-evenbetterposter-improving-the-betterposter-template/" TargetMode="External"/><Relationship Id="rId715" Type="http://schemas.openxmlformats.org/officeDocument/2006/relationships/hyperlink" Target="https://myidp.sciencecareers.org/" TargetMode="External"/><Relationship Id="rId794" Type="http://schemas.openxmlformats.org/officeDocument/2006/relationships/hyperlink" Target="https://openreview.net/forum?id=BZ5a1r-kVsf" TargetMode="External"/><Relationship Id="rId803"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89" Type="http://schemas.openxmlformats.org/officeDocument/2006/relationships/hyperlink" Target="https://plos.org/resource/how-to-store-and-manage-your-data/" TargetMode="External"/><Relationship Id="rId515"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1" Type="http://schemas.openxmlformats.org/officeDocument/2006/relationships/hyperlink" Target="https://r-pkgs.org/" TargetMode="External"/><Relationship Id="rId287" Type="http://schemas.openxmlformats.org/officeDocument/2006/relationships/hyperlink" Target="https://r-pkgs.org/software-development-practices.html#sec-sw-dev-practices-ci" TargetMode="External"/><Relationship Id="rId833"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48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0" Type="http://schemas.openxmlformats.org/officeDocument/2006/relationships/hyperlink" Target="https://s3.amazonaws.com/assets.datacamp.com/blog_assets/datatable_Cheat_Sheet_R.pdf" TargetMode="External"/><Relationship Id="rId758" Type="http://schemas.openxmlformats.org/officeDocument/2006/relationships/hyperlink" Target="https://search.library.ucdavis.edu/permalink/01UCD_INST/9fle3i/alma990000226350403126" TargetMode="External"/><Relationship Id="rId41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5" Type="http://schemas.openxmlformats.org/officeDocument/2006/relationships/hyperlink" Target="https://sethrobertson.github.io/GitFixUm/fixup.html" TargetMode="External"/><Relationship Id="rId811" Type="http://schemas.openxmlformats.org/officeDocument/2006/relationships/hyperlink" Target="https://slurm.schedmd.com/sbatch.html" TargetMode="External"/><Relationship Id="rId408" Type="http://schemas.openxmlformats.org/officeDocument/2006/relationships/hyperlink" Target="https://sp19.datastructur.es/materials/guides/using-git#b-local-repositories-narrative-introduction" TargetMode="External"/><Relationship Id="rId42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2"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8" Type="http://schemas.openxmlformats.org/officeDocument/2006/relationships/hyperlink" Target="https://style.tidyverse.org/" TargetMode="External"/><Relationship Id="rId313"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4" Type="http://schemas.openxmlformats.org/officeDocument/2006/relationships/hyperlink" Target="https://tidyverse.org/blog/2017/12/styler-1.0.0/" TargetMode="External"/><Relationship Id="rId441" Type="http://schemas.openxmlformats.org/officeDocument/2006/relationships/hyperlink" Target="https://tidyverse.org/blog/2017/12/workflow-vs-script/" TargetMode="External"/><Relationship Id="rId671" Type="http://schemas.openxmlformats.org/officeDocument/2006/relationships/hyperlink" Target="https://ucb-epi-r.github.io" TargetMode="External"/><Relationship Id="rId838" Type="http://schemas.openxmlformats.org/officeDocument/2006/relationships/hyperlink" Target="https://ucd-serg.github.io/lab-manual/appendix-copilot-instructions.html" TargetMode="External"/><Relationship Id="rId840" Type="http://schemas.openxmlformats.org/officeDocument/2006/relationships/hyperlink" Target="https://ucd-serg.github.io/lab-manual/appendix-copilot-setup-steps.html" TargetMode="External"/><Relationship Id="rId491" Type="http://schemas.openxmlformats.org/officeDocument/2006/relationships/hyperlink" Target="https://ucd-serg.github.io/lab-manual/coding-practices.html#file-headers" TargetMode="External"/><Relationship Id="rId494" Type="http://schemas.openxmlformats.org/officeDocument/2006/relationships/hyperlink" Target="https://ucd-serg.github.io/lab-manual/coding-practices.html#function-documentation" TargetMode="External"/><Relationship Id="rId662" Type="http://schemas.openxmlformats.org/officeDocument/2006/relationships/hyperlink" Target="https://ucd-serg.github.io/lab-manual/coding-style.html" TargetMode="External"/><Relationship Id="rId497" Type="http://schemas.openxmlformats.org/officeDocument/2006/relationships/hyperlink" Target="https://ucd-serg.github.io/lab-manual/unix.html#example-code-for-runfilesavelogs" TargetMode="External"/><Relationship Id="rId676" Type="http://schemas.openxmlformats.org/officeDocument/2006/relationships/hyperlink" Target="https://ucdavisdatalab.github.io/install_guides/" TargetMode="External"/><Relationship Id="rId67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2" Type="http://schemas.openxmlformats.org/officeDocument/2006/relationships/hyperlink" Target="https://ucjug.github.io/workshop_julia_basics/" TargetMode="External"/><Relationship Id="rId50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39" Type="http://schemas.openxmlformats.org/officeDocument/2006/relationships/hyperlink" Target="https://www.chriswrites.com/how-to-change-file-permissions-using-the-terminal/" TargetMode="External"/><Relationship Id="rId749" Type="http://schemas.openxmlformats.org/officeDocument/2006/relationships/hyperlink" Target="https://www.equator-network.org/" TargetMode="External"/><Relationship Id="rId446" Type="http://schemas.openxmlformats.org/officeDocument/2006/relationships/hyperlink" Target="https://www.git-scm.com/docs/gitignore#_pattern_format" TargetMode="External"/><Relationship Id="rId709" Type="http://schemas.openxmlformats.org/officeDocument/2006/relationships/hyperlink" Target="https://www.globalcodeofconduct.org/" TargetMode="External"/><Relationship Id="rId471" Type="http://schemas.openxmlformats.org/officeDocument/2006/relationships/hyperlink" Target="https://www.howtogeek.com/118594/how-to-edit-your-system-path-for-easy-command-line-access/" TargetMode="External"/><Relationship Id="rId746" Type="http://schemas.openxmlformats.org/officeDocument/2006/relationships/hyperlink" Target="https://www.medrxiv.org/" TargetMode="External"/><Relationship Id="rId718" Type="http://schemas.openxmlformats.org/officeDocument/2006/relationships/hyperlink" Target="https://www.nature.com/articles/d41586-021-03603-2" TargetMode="External"/><Relationship Id="rId707" Type="http://schemas.openxmlformats.org/officeDocument/2006/relationships/hyperlink" Target="https://www.niaid.nih.gov/grants-contracts/write-grant-application" TargetMode="External"/><Relationship Id="rId566" Type="http://schemas.openxmlformats.org/officeDocument/2006/relationships/hyperlink" Target="https://www.nytimes.com/2023/07/13/opinion/ai-chatgpt-consciousness-hofstadter.html" TargetMode="External"/><Relationship Id="rId311"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lintr/versions/1.0.3" TargetMode="External"/><Relationship Id="rId315" Type="http://schemas.openxmlformats.org/officeDocument/2006/relationships/hyperlink" Target="https://www.rdocumentation.org/packages/styler/versions/1.1.0/topics/style_dir" TargetMode="External"/><Relationship Id="rId678" Type="http://schemas.openxmlformats.org/officeDocument/2006/relationships/hyperlink" Target="https://www.rstudio.com/wp-content/uploads/2015/02/data-wrangling-cheatsheet.pdf" TargetMode="External"/><Relationship Id="rId681" Type="http://schemas.openxmlformats.org/officeDocument/2006/relationships/hyperlink" Target="https://www.rstudio.com/wp-content/uploads/2015/02/rmarkdown-cheatsheet.pdf" TargetMode="External"/><Relationship Id="rId679" Type="http://schemas.openxmlformats.org/officeDocument/2006/relationships/hyperlink" Target="https://www.rstudio.com/wp-content/uploads/2015/03/ggplot2-cheatsheet.pdf" TargetMode="External"/><Relationship Id="rId69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6" Type="http://schemas.openxmlformats.org/officeDocument/2006/relationships/hyperlink" Target="https://www.training.nih.gov/career-services/" TargetMode="External"/><Relationship Id="rId719" Type="http://schemas.openxmlformats.org/officeDocument/2006/relationships/hyperlink" Target="https://www.youtube.com/watch?v=1RwJbhkCA58" TargetMode="External"/><Relationship Id="rId700" Type="http://schemas.openxmlformats.org/officeDocument/2006/relationships/hyperlink" Target="https://www.youtube.com/watch?v=1RwJbhkCA58&amp;t=1171s" TargetMode="External"/><Relationship Id="rId78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2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3" Type="http://schemas.openxmlformats.org/officeDocument/2006/relationships/hyperlink" Target="http://adv-r.had.co.nz/Style.html" TargetMode="External"/><Relationship Id="rId721" Type="http://schemas.openxmlformats.org/officeDocument/2006/relationships/hyperlink" Target="http://colorbrewer2.org/" TargetMode="External"/><Relationship Id="rId774" Type="http://schemas.openxmlformats.org/officeDocument/2006/relationships/hyperlink" Target="http://creativecommons.org/licenses/by-nc/4.0/" TargetMode="External"/><Relationship Id="rId318" Type="http://schemas.openxmlformats.org/officeDocument/2006/relationships/hyperlink" Target="http://styler.r-lib.org/articles/customizing_styler.html" TargetMode="External"/><Relationship Id="rId66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6" Type="http://schemas.openxmlformats.org/officeDocument/2006/relationships/hyperlink" Target="https://about.codecov.io" TargetMode="External"/><Relationship Id="rId824"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7" Type="http://schemas.openxmlformats.org/officeDocument/2006/relationships/hyperlink" Target="https://cran.r-project.org/web/packages/lintr/readme/README.html#available-linters" TargetMode="External"/><Relationship Id="rId33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8" Type="http://schemas.openxmlformats.org/officeDocument/2006/relationships/hyperlink" Target="https://d-morrison.github.io/rme/" TargetMode="External"/><Relationship Id="rId778" Type="http://schemas.openxmlformats.org/officeDocument/2006/relationships/hyperlink" Target="https://datadryad.org/" TargetMode="External"/><Relationship Id="rId829"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785" Type="http://schemas.openxmlformats.org/officeDocument/2006/relationships/hyperlink" Target="https://desktop.github.com/" TargetMode="External"/><Relationship Id="rId98" Type="http://schemas.openxmlformats.org/officeDocument/2006/relationships/hyperlink" Target="https://devtools.r-lib.org/" TargetMode="External"/><Relationship Id="rId288" Type="http://schemas.openxmlformats.org/officeDocument/2006/relationships/hyperlink" Target="https://docs.github.com/en/actions" TargetMode="External"/><Relationship Id="rId596" Type="http://schemas.openxmlformats.org/officeDocument/2006/relationships/hyperlink" Target="https://docs.github.com/en/copilot/how-tos/use-copilot-agents/coding-agent" TargetMode="External"/><Relationship Id="rId637" Type="http://schemas.openxmlformats.org/officeDocument/2006/relationships/hyperlink" Target="https://docs.github.com/en/copilot/how-tos/use-copilot-agents/coding-agent/customize-the-agent-environment" TargetMode="External"/><Relationship Id="rId648" Type="http://schemas.openxmlformats.org/officeDocument/2006/relationships/hyperlink" Target="https://docs.github.com/en/copilot/how-tos/use-copilot-agents/coding-agent/customize-the-agent-environment#preinstalling-tools-or-dependencies-in-copilots-environment" TargetMode="External"/><Relationship Id="rId620" Type="http://schemas.openxmlformats.org/officeDocument/2006/relationships/hyperlink" Target="https://docs.github.com/en/copilot/how-tos/use-copilot-agents/coding-agent/customize-the-agent-firewall" TargetMode="External"/><Relationship Id="rId618" Type="http://schemas.openxmlformats.org/officeDocument/2006/relationships/hyperlink" Target="https://docs.github.com/en/copilot/reference/copilot-allowlist-reference" TargetMode="External"/><Relationship Id="rId501" Type="http://schemas.openxmlformats.org/officeDocument/2006/relationships/hyperlink" Target="https://docs.github.com/en/enterprise/2.13/user/articles/creating-releases" TargetMode="External"/><Relationship Id="rId452" Type="http://schemas.openxmlformats.org/officeDocument/2006/relationships/hyperlink" Target="https://docs.github.com/en/repositories/working-with-files/managing-files/customizing-how-changed-files-appear-on-github" TargetMode="External"/><Relationship Id="rId703" Type="http://schemas.openxmlformats.org/officeDocument/2006/relationships/hyperlink" Target="https://docs.google.com/document/d/1ckgRCcr7FFPyymyMA6Y_-cB_vftOyrrxT28c6gRg0PI/edit" TargetMode="External"/><Relationship Id="rId797" Type="http://schemas.openxmlformats.org/officeDocument/2006/relationships/hyperlink" Target="https://doi.org/10.1038/467775a" TargetMode="External"/><Relationship Id="rId801" Type="http://schemas.openxmlformats.org/officeDocument/2006/relationships/hyperlink" Target="https://doi.org/10.1038/526182a" TargetMode="External"/><Relationship Id="rId813" Type="http://schemas.openxmlformats.org/officeDocument/2006/relationships/hyperlink" Target="https://doi.org/10.1038/d41586-019-00067-3" TargetMode="External"/><Relationship Id="rId760" Type="http://schemas.openxmlformats.org/officeDocument/2006/relationships/hyperlink" Target="https://doi.org/10.1038/d41586-019-01431-z" TargetMode="External"/><Relationship Id="rId809" Type="http://schemas.openxmlformats.org/officeDocument/2006/relationships/hyperlink" Target="https://doi.org/10.1038/d41586-019-02918-5" TargetMode="External"/><Relationship Id="rId820" Type="http://schemas.openxmlformats.org/officeDocument/2006/relationships/hyperlink" Target="https://doi.org/10.1038/d41586-021-03603-2" TargetMode="External"/><Relationship Id="rId772" Type="http://schemas.openxmlformats.org/officeDocument/2006/relationships/hyperlink" Target="https://doi.org/10.1038/s41467-020-19160-7" TargetMode="External"/><Relationship Id="rId799" Type="http://schemas.openxmlformats.org/officeDocument/2006/relationships/hyperlink" Target="https://doi.org/10.1038/s41562-016-0021" TargetMode="External"/><Relationship Id="rId807" Type="http://schemas.openxmlformats.org/officeDocument/2006/relationships/hyperlink" Target="https://doi.org/10.1371/journal.pcbi.1003833" TargetMode="External"/><Relationship Id="rId756"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1" Type="http://schemas.openxmlformats.org/officeDocument/2006/relationships/hyperlink" Target="https://education.github.com/" TargetMode="External"/><Relationship Id="rId412" Type="http://schemas.openxmlformats.org/officeDocument/2006/relationships/hyperlink" Target="https://education.github.com/pack" TargetMode="External"/><Relationship Id="rId413"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4" Type="http://schemas.openxmlformats.org/officeDocument/2006/relationships/hyperlink" Target="https://en.wikipedia.org/wiki/2001:_A_Space_Odyssey_(film)" TargetMode="External"/><Relationship Id="rId544" Type="http://schemas.openxmlformats.org/officeDocument/2006/relationships/hyperlink" Target="https://en.wikipedia.org/wiki/AI-assisted_software_development" TargetMode="External"/><Relationship Id="rId559" Type="http://schemas.openxmlformats.org/officeDocument/2006/relationships/hyperlink" Target="https://en.wikipedia.org/wiki/AI_agent" TargetMode="External"/><Relationship Id="rId612" Type="http://schemas.openxmlformats.org/officeDocument/2006/relationships/hyperlink" Target="https://en.wikipedia.org/wiki/Agent_(The_Matrix)" TargetMode="External"/><Relationship Id="rId762" Type="http://schemas.openxmlformats.org/officeDocument/2006/relationships/hyperlink" Target="https://en.wikipedia.org/wiki/Battlestar_Galactica_(2004_TV_series)" TargetMode="External"/><Relationship Id="rId765" Type="http://schemas.openxmlformats.org/officeDocument/2006/relationships/hyperlink" Target="https://en.wikipedia.org/wiki/Blade_Runner" TargetMode="External"/><Relationship Id="rId770"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4" Type="http://schemas.openxmlformats.org/officeDocument/2006/relationships/hyperlink" Target="https://en.wikipedia.org/wiki/Implicature" TargetMode="External"/><Relationship Id="rId561" Type="http://schemas.openxmlformats.org/officeDocument/2006/relationships/hyperlink" Target="https://en.wikipedia.org/wiki/Intelligent_agent" TargetMode="External"/><Relationship Id="rId731" Type="http://schemas.openxmlformats.org/officeDocument/2006/relationships/hyperlink" Target="https://en.wikipedia.org/wiki/Masterpiece#History" TargetMode="External"/><Relationship Id="rId787" Type="http://schemas.openxmlformats.org/officeDocument/2006/relationships/hyperlink" Target="https://en.wikipedia.org/wiki/Organizations_of_the_Dune_universe#Thinking_machines" TargetMode="External"/><Relationship Id="rId562" Type="http://schemas.openxmlformats.org/officeDocument/2006/relationships/hyperlink" Target="https://en.wikipedia.org/wiki/Technological_singularity" TargetMode="External"/><Relationship Id="rId815" Type="http://schemas.openxmlformats.org/officeDocument/2006/relationships/hyperlink" Target="https://en.wikipedia.org/wiki/Terminator_3:_Rise_of_the_Machines" TargetMode="External"/><Relationship Id="rId817" Type="http://schemas.openxmlformats.org/officeDocument/2006/relationships/hyperlink" Target="https://en.wikipedia.org/wiki/The_Matrix" TargetMode="External"/><Relationship Id="rId367" Type="http://schemas.openxmlformats.org/officeDocument/2006/relationships/hyperlink" Target="https://en.wikipedia.org/wiki/WYSIWYM" TargetMode="External"/><Relationship Id="rId822" Type="http://schemas.openxmlformats.org/officeDocument/2006/relationships/hyperlink" Target="https://en.wikipedia.org/wiki/WarGames" TargetMode="External"/><Relationship Id="rId743" Type="http://schemas.openxmlformats.org/officeDocument/2006/relationships/hyperlink" Target="https://en.wikipedia.org/wiki/Yes,_and_..." TargetMode="External"/><Relationship Id="rId781"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1" Type="http://schemas.openxmlformats.org/officeDocument/2006/relationships/hyperlink" Target="https://github.com/UCD-SERG/lab-manual" TargetMode="External"/><Relationship Id="rId553" Type="http://schemas.openxmlformats.org/officeDocument/2006/relationships/hyperlink" Target="https://github.com/UCD-SERG/lab-manual/issues/112" TargetMode="External"/><Relationship Id="rId588" Type="http://schemas.openxmlformats.org/officeDocument/2006/relationships/hyperlink" Target="https://github.com/UCD-SERG/lab-manual/issues/42" TargetMode="External"/><Relationship Id="rId554" Type="http://schemas.openxmlformats.org/officeDocument/2006/relationships/hyperlink" Target="https://github.com/UCD-SERG/lab-manual/pull/145" TargetMode="External"/><Relationship Id="rId589"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4"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6" Type="http://schemas.openxmlformats.org/officeDocument/2006/relationships/hyperlink" Target="https://github.com/actions/checkout" TargetMode="External"/><Relationship Id="rId375" Type="http://schemas.openxmlformats.org/officeDocument/2006/relationships/hyperlink" Target="https://github.com/coatless-tutorials/quarto-book-template" TargetMode="External"/><Relationship Id="rId696" Type="http://schemas.openxmlformats.org/officeDocument/2006/relationships/hyperlink" Target="https://github.com/d-morrison/psw" TargetMode="External"/><Relationship Id="rId393" Type="http://schemas.openxmlformats.org/officeDocument/2006/relationships/hyperlink" Target="https://github.com/d-morrison/rme" TargetMode="External"/><Relationship Id="rId376"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3" Type="http://schemas.openxmlformats.org/officeDocument/2006/relationships/hyperlink" Target="https://github.com/features/actions" TargetMode="External"/><Relationship Id="rId558" Type="http://schemas.openxmlformats.org/officeDocument/2006/relationships/hyperlink" Target="https://github.com/features/copilot/agents" TargetMode="External"/><Relationship Id="rId647" Type="http://schemas.openxmlformats.org/officeDocument/2006/relationships/hyperlink" Target="https://github.com/features/copilot/plans" TargetMode="External"/><Relationship Id="rId443" Type="http://schemas.openxmlformats.org/officeDocument/2006/relationships/hyperlink" Target="https://github.com/github-linguist/linguist/" TargetMode="External"/><Relationship Id="rId453" Type="http://schemas.openxmlformats.org/officeDocument/2006/relationships/hyperlink" Target="https://github.com/github-linguist/linguist/blob/main/docs/overrides.md" TargetMode="External"/><Relationship Id="rId451" Type="http://schemas.openxmlformats.org/officeDocument/2006/relationships/hyperlink" Target="https://github.com/github-linguist/linguist/blob/main/docs/overrides.md#detectable" TargetMode="External"/><Relationship Id="rId450" Type="http://schemas.openxmlformats.org/officeDocument/2006/relationships/hyperlink" Target="https://github.com/github-linguist/linguist/blob/main/docs/overrides.md#documentation" TargetMode="External"/><Relationship Id="rId444" Type="http://schemas.openxmlformats.org/officeDocument/2006/relationships/hyperlink" Target="https://github.com/github-linguist/linguist/blob/main/docs/overrides.md#generated-code" TargetMode="External"/><Relationship Id="rId447" Type="http://schemas.openxmlformats.org/officeDocument/2006/relationships/hyperlink" Target="https://github.com/github-linguist/linguist/blob/main/docs/overrides.md#using-gitattributes" TargetMode="External"/><Relationship Id="rId449" Type="http://schemas.openxmlformats.org/officeDocument/2006/relationships/hyperlink" Target="https://github.com/github-linguist/linguist/blob/main/docs/overrides.md#vendored-code" TargetMode="External"/><Relationship Id="rId440" Type="http://schemas.openxmlformats.org/officeDocument/2006/relationships/hyperlink" Target="https://github.com/github/gitignore/blob/master/R.gitignore" TargetMode="External"/><Relationship Id="rId278"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7" Type="http://schemas.openxmlformats.org/officeDocument/2006/relationships/hyperlink" Target="https://github.com/marocchino/sticky-pull-request-comment" TargetMode="External"/><Relationship Id="rId734" Type="http://schemas.openxmlformats.org/officeDocument/2006/relationships/hyperlink" Target="https://github.com/nmfs-opensci/quarto-thesis" TargetMode="External"/><Relationship Id="rId594" Type="http://schemas.openxmlformats.org/officeDocument/2006/relationships/hyperlink" Target="https://github.com/orgs/community/discussions/162826" TargetMode="External"/><Relationship Id="rId595"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1"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2" Type="http://schemas.openxmlformats.org/officeDocument/2006/relationships/hyperlink" Target="https://github.com/quarto-dev/quarto-cli/issues/10587" TargetMode="External"/><Relationship Id="rId650"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5" Type="http://schemas.openxmlformats.org/officeDocument/2006/relationships/hyperlink" Target="https://github.com/r-lib/actions" TargetMode="External"/><Relationship Id="rId289" Type="http://schemas.openxmlformats.org/officeDocument/2006/relationships/hyperlink" Target="https://github.com/r-lib/actions#where-to-find-help" TargetMode="External"/><Relationship Id="rId420" Type="http://schemas.openxmlformats.org/officeDocument/2006/relationships/hyperlink" Target="https://github.com/settings/copilot/features" TargetMode="External"/><Relationship Id="rId687" Type="http://schemas.openxmlformats.org/officeDocument/2006/relationships/hyperlink" Target="https://github.com/skills/introduction-to-github" TargetMode="External"/><Relationship Id="rId279" Type="http://schemas.openxmlformats.org/officeDocument/2006/relationships/hyperlink" Target="https://github.com/thollander/actions-comment-pull-request" TargetMode="External"/><Relationship Id="rId508" Type="http://schemas.openxmlformats.org/officeDocument/2006/relationships/hyperlink" Target="https://github.com/ucdavisdatalab" TargetMode="External"/><Relationship Id="rId675" Type="http://schemas.openxmlformats.org/officeDocument/2006/relationships/hyperlink" Target="https://github.com/ucdavisdatalab/research-toolkits" TargetMode="External"/><Relationship Id="rId409" Type="http://schemas.openxmlformats.org/officeDocument/2006/relationships/hyperlink" Target="https://github.com/ucdavisdatalab/sandbox_git" TargetMode="External"/><Relationship Id="rId516" Type="http://schemas.openxmlformats.org/officeDocument/2006/relationships/hyperlink" Target="https://github.com/ucdavisdatalab/workshop_how-to-data-documentation" TargetMode="External"/><Relationship Id="rId690" Type="http://schemas.openxmlformats.org/officeDocument/2006/relationships/hyperlink" Target="https://github.com/ucdavisdatalab/workshop_nlp_with_python" TargetMode="External"/><Relationship Id="rId689" Type="http://schemas.openxmlformats.org/officeDocument/2006/relationships/hyperlink" Target="https://github.com/ucdavisdatalab/workshop_python_basics" TargetMode="External"/><Relationship Id="rId67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6" Type="http://schemas.openxmlformats.org/officeDocument/2006/relationships/hyperlink" Target="https://grants.nih.gov" TargetMode="External"/><Relationship Id="rId725" Type="http://schemas.openxmlformats.org/officeDocument/2006/relationships/hyperlink" Target="https://grantwriting.stanford.edu/funding-train/" TargetMode="External"/><Relationship Id="rId706" Type="http://schemas.openxmlformats.org/officeDocument/2006/relationships/hyperlink" Target="https://grantwriting.stanford.edu/funding-train/#ep" TargetMode="External"/><Relationship Id="rId767" Type="http://schemas.openxmlformats.org/officeDocument/2006/relationships/hyperlink" Target="https://happygitwithr.com/" TargetMode="External"/><Relationship Id="rId437" Type="http://schemas.openxmlformats.org/officeDocument/2006/relationships/hyperlink" Target="https://happygitwithr.com/repeated-amend.html" TargetMode="External"/><Relationship Id="rId430" Type="http://schemas.openxmlformats.org/officeDocument/2006/relationships/hyperlink" Target="https://help.github.com/en/github/collaborating-with-issues-and-pull-requests/creating-a-pull-request#creating-the-pull-request" TargetMode="External"/><Relationship Id="rId525" Type="http://schemas.openxmlformats.org/officeDocument/2006/relationships/hyperlink" Target="https://hpc.ucdavis.edu/" TargetMode="External"/><Relationship Id="rId713" Type="http://schemas.openxmlformats.org/officeDocument/2006/relationships/hyperlink" Target="https://jadebc.github.io/lab-manual/" TargetMode="External"/><Relationship Id="rId660" Type="http://schemas.openxmlformats.org/officeDocument/2006/relationships/hyperlink" Target="https://jadebc.github.io/lab-manual/checklists.html" TargetMode="External"/><Relationship Id="rId48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2"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7" Type="http://schemas.openxmlformats.org/officeDocument/2006/relationships/hyperlink" Target="https://jadebc.github.io/lab-manual/data-masking.html" TargetMode="External"/><Relationship Id="rId40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0" Type="http://schemas.openxmlformats.org/officeDocument/2006/relationships/hyperlink" Target="https://jadebc.github.io/lab-manual/reproducible-environments.html" TargetMode="External"/><Relationship Id="rId670" Type="http://schemas.openxmlformats.org/officeDocument/2006/relationships/hyperlink" Target="https://jadebc.github.io/lab-manual/resources.html" TargetMode="External"/><Relationship Id="rId524" Type="http://schemas.openxmlformats.org/officeDocument/2006/relationships/hyperlink" Target="https://jadebc.github.io/lab-manual/slurm.html" TargetMode="External"/><Relationship Id="rId457" Type="http://schemas.openxmlformats.org/officeDocument/2006/relationships/hyperlink" Target="https://jadebc.github.io/lab-manual/unix.html" TargetMode="External"/><Relationship Id="rId341" Type="http://schemas.openxmlformats.org/officeDocument/2006/relationships/hyperlink" Target="https://jadebc.github.io/lab-manual/working-with-big-data.html" TargetMode="External"/><Relationship Id="rId664" Type="http://schemas.openxmlformats.org/officeDocument/2006/relationships/hyperlink" Target="https://journals.lww.com/epidem/Fulltext/2001/05000/The_Value_of_P.2.aspx" TargetMode="External"/><Relationship Id="rId723" Type="http://schemas.openxmlformats.org/officeDocument/2006/relationships/hyperlink" Target="https://journals.plos.org/ploscompbiol/article?id=10.1371/journal.pcbi.1003833" TargetMode="External"/><Relationship Id="rId776" Type="http://schemas.openxmlformats.org/officeDocument/2006/relationships/hyperlink" Target="https://journals.plos.org/plosone/s/authorship" TargetMode="External"/><Relationship Id="rId695" Type="http://schemas.openxmlformats.org/officeDocument/2006/relationships/hyperlink" Target="https://link.springer.com/book/10.1007/978-3-030-98175-4" TargetMode="External"/><Relationship Id="rId710" Type="http://schemas.openxmlformats.org/officeDocument/2006/relationships/hyperlink" Target="https://link.springer.com/book/9783031537929" TargetMode="External"/><Relationship Id="rId325"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6" Type="http://schemas.openxmlformats.org/officeDocument/2006/relationships/hyperlink" Target="https://mastering-shiny.org/" TargetMode="External"/><Relationship Id="rId722" Type="http://schemas.openxmlformats.org/officeDocument/2006/relationships/hyperlink" Target="https://medialab.github.io/iwanthue/" TargetMode="External"/><Relationship Id="rId667" Type="http://schemas.openxmlformats.org/officeDocument/2006/relationships/hyperlink" Target="https://medialab.github.io/iwanthue/?utm_source=Nature+Briefing&amp;utm_campaign=2c68711076-briefing-dy-20211006&amp;utm_medium=email&amp;utm_term=0_c9dfd39373-2c68711076-44335685" TargetMode="External"/><Relationship Id="rId475" Type="http://schemas.openxmlformats.org/officeDocument/2006/relationships/hyperlink" Target="https://medium.com/@jeongwhanchoi/install-tmux-on-osx-and-basics-commands-for-beginners-be22520fd95e" TargetMode="External"/><Relationship Id="rId792" Type="http://schemas.openxmlformats.org/officeDocument/2006/relationships/hyperlink" Target="https://mentors.fm/2019/08/13/think-and-write-with-leslie-lamport/" TargetMode="External"/><Relationship Id="rId701" Type="http://schemas.openxmlformats.org/officeDocument/2006/relationships/hyperlink" Target="https://mitcommlab.mit.edu/be/2023/09/27/toward-an-evenbetterposter-improving-the-betterposter-template/" TargetMode="External"/><Relationship Id="rId715" Type="http://schemas.openxmlformats.org/officeDocument/2006/relationships/hyperlink" Target="https://myidp.sciencecareers.org/" TargetMode="External"/><Relationship Id="rId794" Type="http://schemas.openxmlformats.org/officeDocument/2006/relationships/hyperlink" Target="https://openreview.net/forum?id=BZ5a1r-kVsf" TargetMode="External"/><Relationship Id="rId803"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89" Type="http://schemas.openxmlformats.org/officeDocument/2006/relationships/hyperlink" Target="https://plos.org/resource/how-to-store-and-manage-your-data/" TargetMode="External"/><Relationship Id="rId515"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8" Type="http://schemas.openxmlformats.org/officeDocument/2006/relationships/hyperlink" Target="https://quarto.org/" TargetMode="External"/><Relationship Id="rId396" Type="http://schemas.openxmlformats.org/officeDocument/2006/relationships/hyperlink" Target="https://quarto.org/docs/authoring/cross-references.html" TargetMode="External"/><Relationship Id="rId398" Type="http://schemas.openxmlformats.org/officeDocument/2006/relationships/hyperlink" Target="https://quarto.org/docs/authoring/includes.html" TargetMode="External"/><Relationship Id="rId383" Type="http://schemas.openxmlformats.org/officeDocument/2006/relationships/hyperlink" Target="https://quarto.org/docs/books/" TargetMode="External"/><Relationship Id="rId361" Type="http://schemas.openxmlformats.org/officeDocument/2006/relationships/hyperlink" Target="https://quarto.org/docs/get-started/" TargetMode="External"/><Relationship Id="rId362"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2" Type="http://schemas.openxmlformats.org/officeDocument/2006/relationships/hyperlink" Target="https://quarto.org/docs/projects/profiles.html" TargetMode="External"/><Relationship Id="rId384"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1" Type="http://schemas.openxmlformats.org/officeDocument/2006/relationships/hyperlink" Target="https://r-pkgs.org/" TargetMode="External"/><Relationship Id="rId287" Type="http://schemas.openxmlformats.org/officeDocument/2006/relationships/hyperlink" Target="https://r-pkgs.org/software-development-practices.html#sec-sw-dev-practices-ci" TargetMode="External"/><Relationship Id="rId833" Type="http://schemas.openxmlformats.org/officeDocument/2006/relationships/hyperlink" Target="https://r4ds.hadley.nz/" TargetMode="External"/><Relationship Id="rId363"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7"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483"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0" Type="http://schemas.openxmlformats.org/officeDocument/2006/relationships/hyperlink" Target="https://s3.amazonaws.com/assets.datacamp.com/blog_assets/datatable_Cheat_Sheet_R.pdf" TargetMode="External"/><Relationship Id="rId758" Type="http://schemas.openxmlformats.org/officeDocument/2006/relationships/hyperlink" Target="https://search.library.ucdavis.edu/permalink/01UCD_INST/9fle3i/alma990000226350403126" TargetMode="External"/><Relationship Id="rId41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5" Type="http://schemas.openxmlformats.org/officeDocument/2006/relationships/hyperlink" Target="https://sethrobertson.github.io/GitFixUm/fixup.html" TargetMode="External"/><Relationship Id="rId811" Type="http://schemas.openxmlformats.org/officeDocument/2006/relationships/hyperlink" Target="https://slurm.schedmd.com/sbatch.html" TargetMode="External"/><Relationship Id="rId408" Type="http://schemas.openxmlformats.org/officeDocument/2006/relationships/hyperlink" Target="https://sp19.datastructur.es/materials/guides/using-git#b-local-repositories-narrative-introduction" TargetMode="External"/><Relationship Id="rId428"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2"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8" Type="http://schemas.openxmlformats.org/officeDocument/2006/relationships/hyperlink" Target="https://style.tidyverse.org/" TargetMode="External"/><Relationship Id="rId313"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4"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4" Type="http://schemas.openxmlformats.org/officeDocument/2006/relationships/hyperlink" Target="https://tidyverse.org/blog/2017/12/styler-1.0.0/" TargetMode="External"/><Relationship Id="rId441" Type="http://schemas.openxmlformats.org/officeDocument/2006/relationships/hyperlink" Target="https://tidyverse.org/blog/2017/12/workflow-vs-script/" TargetMode="External"/><Relationship Id="rId671" Type="http://schemas.openxmlformats.org/officeDocument/2006/relationships/hyperlink" Target="https://ucb-epi-r.github.io" TargetMode="External"/><Relationship Id="rId838" Type="http://schemas.openxmlformats.org/officeDocument/2006/relationships/hyperlink" Target="https://ucd-serg.github.io/lab-manual/appendix-copilot-instructions.html" TargetMode="External"/><Relationship Id="rId840" Type="http://schemas.openxmlformats.org/officeDocument/2006/relationships/hyperlink" Target="https://ucd-serg.github.io/lab-manual/appendix-copilot-setup-steps.html" TargetMode="External"/><Relationship Id="rId491" Type="http://schemas.openxmlformats.org/officeDocument/2006/relationships/hyperlink" Target="https://ucd-serg.github.io/lab-manual/coding-practices.html#file-headers" TargetMode="External"/><Relationship Id="rId494" Type="http://schemas.openxmlformats.org/officeDocument/2006/relationships/hyperlink" Target="https://ucd-serg.github.io/lab-manual/coding-practices.html#function-documentation" TargetMode="External"/><Relationship Id="rId662" Type="http://schemas.openxmlformats.org/officeDocument/2006/relationships/hyperlink" Target="https://ucd-serg.github.io/lab-manual/coding-style.html" TargetMode="External"/><Relationship Id="rId497" Type="http://schemas.openxmlformats.org/officeDocument/2006/relationships/hyperlink" Target="https://ucd-serg.github.io/lab-manual/unix.html#example-code-for-runfilesavelogs" TargetMode="External"/><Relationship Id="rId676" Type="http://schemas.openxmlformats.org/officeDocument/2006/relationships/hyperlink" Target="https://ucdavisdatalab.github.io/install_guides/" TargetMode="External"/><Relationship Id="rId67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2" Type="http://schemas.openxmlformats.org/officeDocument/2006/relationships/hyperlink" Target="https://ucjug.github.io/workshop_julia_basics/" TargetMode="External"/><Relationship Id="rId50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7"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39" Type="http://schemas.openxmlformats.org/officeDocument/2006/relationships/hyperlink" Target="https://www.chriswrites.com/how-to-change-file-permissions-using-the-terminal/" TargetMode="External"/><Relationship Id="rId749" Type="http://schemas.openxmlformats.org/officeDocument/2006/relationships/hyperlink" Target="https://www.equator-network.org/" TargetMode="External"/><Relationship Id="rId446" Type="http://schemas.openxmlformats.org/officeDocument/2006/relationships/hyperlink" Target="https://www.git-scm.com/docs/gitignore#_pattern_format" TargetMode="External"/><Relationship Id="rId709" Type="http://schemas.openxmlformats.org/officeDocument/2006/relationships/hyperlink" Target="https://www.globalcodeofconduct.org/" TargetMode="External"/><Relationship Id="rId471" Type="http://schemas.openxmlformats.org/officeDocument/2006/relationships/hyperlink" Target="https://www.howtogeek.com/118594/how-to-edit-your-system-path-for-easy-command-line-access/" TargetMode="External"/><Relationship Id="rId746" Type="http://schemas.openxmlformats.org/officeDocument/2006/relationships/hyperlink" Target="https://www.medrxiv.org/" TargetMode="External"/><Relationship Id="rId718" Type="http://schemas.openxmlformats.org/officeDocument/2006/relationships/hyperlink" Target="https://www.nature.com/articles/d41586-021-03603-2" TargetMode="External"/><Relationship Id="rId707" Type="http://schemas.openxmlformats.org/officeDocument/2006/relationships/hyperlink" Target="https://www.niaid.nih.gov/grants-contracts/write-grant-application" TargetMode="External"/><Relationship Id="rId566" Type="http://schemas.openxmlformats.org/officeDocument/2006/relationships/hyperlink" Target="https://www.nytimes.com/2023/07/13/opinion/ai-chatgpt-consciousness-hofstadter.html" TargetMode="External"/><Relationship Id="rId311"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lintr/versions/1.0.3" TargetMode="External"/><Relationship Id="rId315" Type="http://schemas.openxmlformats.org/officeDocument/2006/relationships/hyperlink" Target="https://www.rdocumentation.org/packages/styler/versions/1.1.0/topics/style_dir" TargetMode="External"/><Relationship Id="rId678" Type="http://schemas.openxmlformats.org/officeDocument/2006/relationships/hyperlink" Target="https://www.rstudio.com/wp-content/uploads/2015/02/data-wrangling-cheatsheet.pdf" TargetMode="External"/><Relationship Id="rId681" Type="http://schemas.openxmlformats.org/officeDocument/2006/relationships/hyperlink" Target="https://www.rstudio.com/wp-content/uploads/2015/02/rmarkdown-cheatsheet.pdf" TargetMode="External"/><Relationship Id="rId679" Type="http://schemas.openxmlformats.org/officeDocument/2006/relationships/hyperlink" Target="https://www.rstudio.com/wp-content/uploads/2015/03/ggplot2-cheatsheet.pdf" TargetMode="External"/><Relationship Id="rId699"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6" Type="http://schemas.openxmlformats.org/officeDocument/2006/relationships/hyperlink" Target="https://www.training.nih.gov/career-services/" TargetMode="External"/><Relationship Id="rId719" Type="http://schemas.openxmlformats.org/officeDocument/2006/relationships/hyperlink" Target="https://www.youtube.com/watch?v=1RwJbhkCA58" TargetMode="External"/><Relationship Id="rId700" Type="http://schemas.openxmlformats.org/officeDocument/2006/relationships/hyperlink" Target="https://www.youtube.com/watch?v=1RwJbhkCA58&amp;t=1171s" TargetMode="External"/><Relationship Id="rId783"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2026-01-30T00:00:19Z</dcterms:created>
  <dcterms:modified xsi:type="dcterms:W3CDTF">2026-01-30T00:00:19Z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