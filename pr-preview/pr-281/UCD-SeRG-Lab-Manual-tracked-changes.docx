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2026-05-24</w:t>
        </w:r>
      </w:ins>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58"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p>
      <w:r>
        <w:br w:type="page"/>
      </w:r>
    </w:p>
    <w:bookmarkEnd w:id="557"/>
    <w:bookmarkEnd w:id="558"/>
    <w:bookmarkStart w:id="578" w:name="data-publication"/>
    <w:p>
      <w:pPr>
        <w:pStyle w:val="Heading1"/>
      </w:pPr>
      <w:r>
        <w:t xml:space="preserve">16. Data Publication</w:t>
      </w:r>
    </w:p>
    <w:p>
      <w:pPr>
        <w:pStyle w:val="FirstParagraph"/>
      </w:pPr>
      <w:r>
        <w:t xml:space="preserve">Adapted from Fanice Nyatigo and Ben Arnold’s chapter in the</w:t>
      </w:r>
      <w:r>
        <w:t xml:space="preserve"> </w:t>
      </w:r>
      <w:hyperlink r:id="rId559">
        <w:r>
          <w:rPr>
            <w:rStyle w:val="Hyperlink"/>
          </w:rPr>
          <w:t xml:space="preserve">Proctor-UCSF Lab Manual</w:t>
        </w:r>
      </w:hyperlink>
    </w:p>
    <w:bookmarkStart w:id="56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60"/>
    <w:bookmarkStart w:id="56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6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61"/>
    <w:bookmarkStart w:id="56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62"/>
    <w:bookmarkStart w:id="56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63">
        <w:r>
          <w:rPr>
            <w:rStyle w:val="Hyperlink"/>
          </w:rPr>
          <w:t xml:space="preserve">UC Davis DataLab GIS workshops</w:t>
        </w:r>
      </w:hyperlink>
      <w:r>
        <w:t xml:space="preserve">, including resources on QGIS and spatial SQL.</w:t>
      </w:r>
    </w:p>
    <w:bookmarkEnd w:id="564"/>
    <w:bookmarkEnd w:id="565"/>
    <w:bookmarkStart w:id="569" w:name="create-public-ids"/>
    <w:p>
      <w:pPr>
        <w:pStyle w:val="Heading2"/>
      </w:pPr>
      <w:r>
        <w:t xml:space="preserve">16.3 Create public IDs</w:t>
      </w:r>
    </w:p>
    <w:bookmarkStart w:id="56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66"/>
    <w:bookmarkStart w:id="56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67"/>
    <w:bookmarkStart w:id="568"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3"/>
        </w:numPr>
      </w:pPr>
      <w:r>
        <w:rPr>
          <w:rStyle w:val="VerbatimChar"/>
        </w:rPr>
        <w:t xml:space="preserve">data/final/</w:t>
      </w:r>
      <w:r>
        <w:t xml:space="preserve">- folder containing the projects final data in both csv and rds formats</w:t>
      </w:r>
      <w:r>
        <w:br/>
      </w:r>
    </w:p>
    <w:p>
      <w:pPr>
        <w:pStyle w:val="Compact"/>
        <w:numPr>
          <w:ilvl w:val="0"/>
          <w:numId w:val="120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68"/>
    <w:bookmarkEnd w:id="569"/>
    <w:bookmarkStart w:id="57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7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71">
        <w:r>
          <w:rPr>
            <w:rStyle w:val="Hyperlink"/>
          </w:rPr>
          <w:t xml:space="preserve">UC Davis DataLab workshop on data documentation</w:t>
        </w:r>
      </w:hyperlink>
      <w:r>
        <w:t xml:space="preserve">.</w:t>
      </w:r>
    </w:p>
    <w:bookmarkStart w:id="573" w:name="X659912a983e12070198566d6758f84b7c139c71"/>
    <w:p>
      <w:pPr>
        <w:pStyle w:val="Heading3"/>
      </w:pPr>
      <w:r>
        <w:t xml:space="preserve">16.4.1 Steps for creating an Open Science Framework (OSF) repository:</w:t>
      </w:r>
    </w:p>
    <w:p>
      <w:pPr>
        <w:pStyle w:val="Compact"/>
        <w:numPr>
          <w:ilvl w:val="0"/>
          <w:numId w:val="1204"/>
        </w:numPr>
      </w:pPr>
      <w:r>
        <w:t xml:space="preserve">Create a new OSF project per these instructions: https://help.osf.io/article/252-create-a-project</w:t>
      </w:r>
    </w:p>
    <w:p>
      <w:pPr>
        <w:pStyle w:val="Compact"/>
        <w:numPr>
          <w:ilvl w:val="0"/>
          <w:numId w:val="120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4"/>
        </w:numPr>
      </w:pPr>
      <w:r>
        <w:t xml:space="preserve">Create a notebook component and upload the final .html files (which will not be on github… but see optional item below)</w:t>
      </w:r>
    </w:p>
    <w:p>
      <w:pPr>
        <w:pStyle w:val="Compact"/>
        <w:numPr>
          <w:ilvl w:val="0"/>
          <w:numId w:val="1204"/>
        </w:numPr>
      </w:pPr>
      <w:r>
        <w:t xml:space="preserve">On the OSF landing Wiki, provide some context. Here is a recent example: https://osf.io/954bt/</w:t>
      </w:r>
    </w:p>
    <w:p>
      <w:pPr>
        <w:pStyle w:val="Compact"/>
        <w:numPr>
          <w:ilvl w:val="0"/>
          <w:numId w:val="1204"/>
        </w:numPr>
      </w:pPr>
      <w:r>
        <w:t xml:space="preserve">Create a Digital Object Identifier (DOI) for the repository. A DOI is a unique identifier that provides a persistent link to content, such as a dataset in this case.</w:t>
      </w:r>
      <w:r>
        <w:t xml:space="preserve"> </w:t>
      </w:r>
      <w:hyperlink r:id="rId572">
        <w:r>
          <w:rPr>
            <w:rStyle w:val="Hyperlink"/>
          </w:rPr>
          <w:t xml:space="preserve">Learn more about DOIs</w:t>
        </w:r>
      </w:hyperlink>
    </w:p>
    <w:p>
      <w:pPr>
        <w:pStyle w:val="Compact"/>
        <w:numPr>
          <w:ilvl w:val="0"/>
          <w:numId w:val="1204"/>
        </w:numPr>
      </w:pPr>
      <w:r>
        <w:t xml:space="preserve">Optional: Complete the software checklist and system requirement guide for the analysis to guide others. Include it on the GitHub README for the project: https://github.com/proctor-ucsf/mordor-antibody</w:t>
      </w:r>
    </w:p>
    <w:bookmarkEnd w:id="573"/>
    <w:bookmarkEnd w:id="574"/>
    <w:bookmarkStart w:id="57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75"/>
    <w:bookmarkStart w:id="57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76"/>
    <w:bookmarkStart w:id="57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77"/>
    <w:bookmarkEnd w:id="578"/>
    <w:bookmarkStart w:id="598" w:name="sec-slurm"/>
    <w:p>
      <w:pPr>
        <w:pStyle w:val="Heading1"/>
      </w:pPr>
      <w:r>
        <w:t xml:space="preserve">17. High-performance computing (HPC)</w:t>
      </w:r>
    </w:p>
    <w:p>
      <w:pPr>
        <w:pStyle w:val="FirstParagraph"/>
      </w:pPr>
      <w:r>
        <w:t xml:space="preserve">Adapted by UCD-SeRG team from</w:t>
      </w:r>
      <w:r>
        <w:t xml:space="preserve"> </w:t>
      </w:r>
      <w:hyperlink r:id="rId579">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83" w:name="uc-davis-computing-resources"/>
    <w:p>
      <w:pPr>
        <w:pStyle w:val="Heading2"/>
      </w:pPr>
      <w:r>
        <w:t xml:space="preserve">17.1 UC Davis Computing Resources</w:t>
      </w:r>
    </w:p>
    <w:bookmarkStart w:id="582"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8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5"/>
        </w:numPr>
      </w:pPr>
      <w:r>
        <w:rPr>
          <w:b/>
          <w:bCs/>
        </w:rPr>
        <w:t xml:space="preserve">Shiva</w:t>
      </w:r>
      <w:r>
        <w:t xml:space="preserve"> </w:t>
      </w:r>
      <w:r>
        <w:t xml:space="preserve">(shiva.ucdavis.edu): SLURM-based cluster for computational work</w:t>
      </w:r>
    </w:p>
    <w:p>
      <w:pPr>
        <w:pStyle w:val="Compact"/>
        <w:numPr>
          <w:ilvl w:val="0"/>
          <w:numId w:val="12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8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82"/>
    <w:bookmarkEnd w:id="583"/>
    <w:bookmarkStart w:id="585"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84"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84"/>
    <w:bookmarkEnd w:id="585"/>
    <w:bookmarkStart w:id="586"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8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86"/>
    <w:bookmarkStart w:id="587"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80">
        <w:r>
          <w:rPr>
            <w:rStyle w:val="Hyperlink"/>
          </w:rPr>
          <w:t xml:space="preserve">hpc.ucdavis.edu</w:t>
        </w:r>
      </w:hyperlink>
      <w:r>
        <w:t xml:space="preserve"> </w:t>
      </w:r>
      <w:r>
        <w:t xml:space="preserve">for support information.</w:t>
      </w:r>
    </w:p>
    <w:bookmarkEnd w:id="587"/>
    <w:bookmarkStart w:id="591"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88"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88"/>
    <w:bookmarkStart w:id="589"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89"/>
    <w:bookmarkStart w:id="590"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90"/>
    <w:bookmarkEnd w:id="591"/>
    <w:bookmarkStart w:id="596" w:name="storage-group-storage-access"/>
    <w:p>
      <w:pPr>
        <w:pStyle w:val="Heading2"/>
      </w:pPr>
      <w:r>
        <w:t xml:space="preserve">17.6 Storage &amp; group storage access</w:t>
      </w:r>
    </w:p>
    <w:bookmarkStart w:id="592"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80">
        <w:r>
          <w:rPr>
            <w:rStyle w:val="Hyperlink"/>
          </w:rPr>
          <w:t xml:space="preserve">UC Davis HPC documentation</w:t>
        </w:r>
      </w:hyperlink>
      <w:r>
        <w:t xml:space="preserve"> </w:t>
      </w:r>
      <w:r>
        <w:t xml:space="preserve">for specific storage options and quotas.</w:t>
      </w:r>
    </w:p>
    <w:bookmarkEnd w:id="592"/>
    <w:bookmarkStart w:id="593"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93"/>
    <w:bookmarkStart w:id="595"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94">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95"/>
    <w:bookmarkEnd w:id="596"/>
    <w:bookmarkStart w:id="597"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06"/>
        </w:numPr>
      </w:pPr>
      <w:r>
        <w:rPr>
          <w:rStyle w:val="VerbatimChar"/>
        </w:rPr>
        <w:t xml:space="preserve">job-name=run_inc</w:t>
      </w:r>
      <w:r>
        <w:t xml:space="preserve">: Job name that will show up in the SLURM system</w:t>
      </w:r>
    </w:p>
    <w:p>
      <w:pPr>
        <w:pStyle w:val="Compact"/>
        <w:numPr>
          <w:ilvl w:val="0"/>
          <w:numId w:val="1206"/>
        </w:numPr>
      </w:pPr>
      <w:r>
        <w:rPr>
          <w:rStyle w:val="VerbatimChar"/>
        </w:rPr>
        <w:t xml:space="preserve">begin=now</w:t>
      </w:r>
      <w:r>
        <w:t xml:space="preserve">: Requests to start the job as soon as the requested resources are available</w:t>
      </w:r>
    </w:p>
    <w:p>
      <w:pPr>
        <w:pStyle w:val="Compact"/>
        <w:numPr>
          <w:ilvl w:val="0"/>
          <w:numId w:val="1206"/>
        </w:numPr>
      </w:pPr>
      <w:r>
        <w:rPr>
          <w:rStyle w:val="VerbatimChar"/>
        </w:rPr>
        <w:t xml:space="preserve">dependency=singleton</w:t>
      </w:r>
      <w:r>
        <w:t xml:space="preserve">: Jobs can begin after all previously launched jobs with the same name and user have ended.</w:t>
      </w:r>
    </w:p>
    <w:p>
      <w:pPr>
        <w:pStyle w:val="Compact"/>
        <w:numPr>
          <w:ilvl w:val="0"/>
          <w:numId w:val="1206"/>
        </w:numPr>
      </w:pPr>
      <w:r>
        <w:rPr>
          <w:rStyle w:val="VerbatimChar"/>
        </w:rPr>
        <w:t xml:space="preserve">mail-type=ALL</w:t>
      </w:r>
      <w:r>
        <w:t xml:space="preserve">: Receive all types of email notification (e.g., when job starts, fails, ends)</w:t>
      </w:r>
    </w:p>
    <w:p>
      <w:pPr>
        <w:pStyle w:val="Compact"/>
        <w:numPr>
          <w:ilvl w:val="0"/>
          <w:numId w:val="1206"/>
        </w:numPr>
      </w:pPr>
      <w:r>
        <w:rPr>
          <w:rStyle w:val="VerbatimChar"/>
        </w:rPr>
        <w:t xml:space="preserve">cpus-per-task=16</w:t>
      </w:r>
      <w:r>
        <w:t xml:space="preserve">: Request 16 processors per task. The default is one processor per task.</w:t>
      </w:r>
    </w:p>
    <w:p>
      <w:pPr>
        <w:pStyle w:val="Compact"/>
        <w:numPr>
          <w:ilvl w:val="0"/>
          <w:numId w:val="1206"/>
        </w:numPr>
      </w:pPr>
      <w:r>
        <w:rPr>
          <w:rStyle w:val="VerbatimChar"/>
        </w:rPr>
        <w:t xml:space="preserve">mem=64G</w:t>
      </w:r>
      <w:r>
        <w:t xml:space="preserve">: Request 64 GB memory per node.</w:t>
      </w:r>
    </w:p>
    <w:p>
      <w:pPr>
        <w:pStyle w:val="Compact"/>
        <w:numPr>
          <w:ilvl w:val="0"/>
          <w:numId w:val="12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97"/>
    <w:bookmarkEnd w:id="598"/>
    <w:bookmarkStart w:id="746" w:name="working-with-ai"/>
    <w:p>
      <w:pPr>
        <w:pStyle w:val="Heading1"/>
      </w:pPr>
      <w:r>
        <w:t xml:space="preserve">18. Working with AI</w:t>
      </w:r>
    </w:p>
    <w:p>
      <w:pPr>
        <w:pStyle w:val="FirstParagraph"/>
      </w:pPr>
      <w:hyperlink r:id="rId599">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warning.png" id="60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04"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07"/>
        </w:numPr>
      </w:pPr>
      <w:r>
        <w:t xml:space="preserve">Carefully review the code to ensure you understand what it does</w:t>
      </w:r>
    </w:p>
    <w:p>
      <w:pPr>
        <w:pStyle w:val="Compact"/>
        <w:numPr>
          <w:ilvl w:val="0"/>
          <w:numId w:val="1208"/>
        </w:numPr>
      </w:pPr>
      <w:r>
        <w:t xml:space="preserve">Test the code thoroughly to verify it works as expected</w:t>
      </w:r>
    </w:p>
    <w:p>
      <w:pPr>
        <w:pStyle w:val="Compact"/>
        <w:numPr>
          <w:ilvl w:val="0"/>
          <w:numId w:val="1209"/>
        </w:numPr>
      </w:pPr>
      <w:r>
        <w:t xml:space="preserve">Verify that the logic is appropriate for your specific use case</w:t>
      </w:r>
    </w:p>
    <w:p>
      <w:pPr>
        <w:pStyle w:val="Compact"/>
        <w:numPr>
          <w:ilvl w:val="0"/>
          <w:numId w:val="1210"/>
        </w:numPr>
      </w:pPr>
      <w:r>
        <w:t xml:space="preserve">Check that the code follows our lab’s coding standards and best practices</w:t>
      </w:r>
    </w:p>
    <w:p>
      <w:pPr>
        <w:pStyle w:val="Compact"/>
        <w:numPr>
          <w:ilvl w:val="0"/>
          <w:numId w:val="121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02" name="Picture"/>
                  <a:graphic>
                    <a:graphicData uri="http://schemas.openxmlformats.org/drawingml/2006/picture">
                      <pic:pic>
                        <pic:nvPicPr>
                          <pic:cNvPr descr="/opt/quarto/share/formats/docx/warning.png" id="6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04"/>
    <w:bookmarkStart w:id="605"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2"/>
        </w:numPr>
      </w:pPr>
      <w:r>
        <w:t xml:space="preserve">In code comments, note when AI tools were used to generate or significantly modify code</w:t>
      </w:r>
    </w:p>
    <w:p>
      <w:pPr>
        <w:pStyle w:val="Compact"/>
        <w:numPr>
          <w:ilvl w:val="0"/>
          <w:numId w:val="1212"/>
        </w:numPr>
      </w:pPr>
      <w:r>
        <w:t xml:space="preserve">In commit messages, mention if AI tools assisted with the changes</w:t>
      </w:r>
    </w:p>
    <w:p>
      <w:pPr>
        <w:pStyle w:val="Compact"/>
        <w:numPr>
          <w:ilvl w:val="0"/>
          <w:numId w:val="1212"/>
        </w:numPr>
      </w:pPr>
      <w:r>
        <w:t xml:space="preserve">In manuscripts and reports, acknowledge AI tool usage in the methods or acknowledgments section</w:t>
      </w:r>
    </w:p>
    <w:p>
      <w:pPr>
        <w:pStyle w:val="Compact"/>
        <w:numPr>
          <w:ilvl w:val="0"/>
          <w:numId w:val="121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05"/>
    <w:bookmarkStart w:id="606"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3"/>
        </w:numPr>
      </w:pPr>
      <w:r>
        <w:t xml:space="preserve">Ask the AI tool to identify and properly cite sources when it borrows or adapts content</w:t>
      </w:r>
    </w:p>
    <w:p>
      <w:pPr>
        <w:pStyle w:val="Compact"/>
        <w:numPr>
          <w:ilvl w:val="0"/>
          <w:numId w:val="1213"/>
        </w:numPr>
      </w:pPr>
      <w:r>
        <w:t xml:space="preserve">Verify that any content the AI generates includes appropriate citations</w:t>
      </w:r>
    </w:p>
    <w:p>
      <w:pPr>
        <w:pStyle w:val="Compact"/>
        <w:numPr>
          <w:ilvl w:val="0"/>
          <w:numId w:val="1213"/>
        </w:numPr>
      </w:pPr>
      <w:r>
        <w:t xml:space="preserve">Add citations yourself if the AI fails to do so</w:t>
      </w:r>
    </w:p>
    <w:p>
      <w:pPr>
        <w:pStyle w:val="Compact"/>
        <w:numPr>
          <w:ilvl w:val="0"/>
          <w:numId w:val="121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06"/>
    <w:bookmarkStart w:id="614"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07"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4"/>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4"/>
        </w:numPr>
      </w:pPr>
      <w:r>
        <w:rPr>
          <w:b/>
          <w:bCs/>
        </w:rPr>
        <w:t xml:space="preserve">Audit trail</w:t>
      </w:r>
      <w:r>
        <w:t xml:space="preserve">: The full conversation history shows your instructions and the AI’s responses</w:t>
      </w:r>
    </w:p>
    <w:p>
      <w:pPr>
        <w:pStyle w:val="Compact"/>
        <w:numPr>
          <w:ilvl w:val="0"/>
          <w:numId w:val="1214"/>
        </w:numPr>
      </w:pPr>
      <w:r>
        <w:rPr>
          <w:b/>
          <w:bCs/>
        </w:rPr>
        <w:t xml:space="preserve">Intellectual ownership</w:t>
      </w:r>
      <w:r>
        <w:t xml:space="preserve">: Your prompts and guidance demonstrate that the core ideas are yours</w:t>
      </w:r>
    </w:p>
    <w:p>
      <w:pPr>
        <w:pStyle w:val="Compact"/>
        <w:numPr>
          <w:ilvl w:val="0"/>
          <w:numId w:val="1214"/>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07"/>
    <w:bookmarkStart w:id="608"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5"/>
        </w:numPr>
      </w:pPr>
      <w:r>
        <w:t xml:space="preserve">State your research question, hypothesis, or argument clearly</w:t>
      </w:r>
    </w:p>
    <w:p>
      <w:pPr>
        <w:pStyle w:val="Compact"/>
        <w:numPr>
          <w:ilvl w:val="0"/>
          <w:numId w:val="1215"/>
        </w:numPr>
      </w:pPr>
      <w:r>
        <w:t xml:space="preserve">Outline the structure and key points you want to make</w:t>
      </w:r>
    </w:p>
    <w:p>
      <w:pPr>
        <w:pStyle w:val="Compact"/>
        <w:numPr>
          <w:ilvl w:val="0"/>
          <w:numId w:val="1215"/>
        </w:numPr>
      </w:pPr>
      <w:r>
        <w:t xml:space="preserve">Specify the evidence or data you want to include</w:t>
      </w:r>
    </w:p>
    <w:p>
      <w:pPr>
        <w:pStyle w:val="Compact"/>
        <w:numPr>
          <w:ilvl w:val="0"/>
          <w:numId w:val="1215"/>
        </w:numPr>
      </w:pPr>
      <w:r>
        <w:t xml:space="preserve">Describe the logic connecting your points</w:t>
      </w:r>
    </w:p>
    <w:p>
      <w:pPr>
        <w:pStyle w:val="Compact"/>
        <w:numPr>
          <w:ilvl w:val="0"/>
          <w:numId w:val="1215"/>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08"/>
    <w:bookmarkStart w:id="609"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16"/>
        </w:numPr>
      </w:pPr>
      <w:r>
        <w:t xml:space="preserve">Explicitly ask the AI to cite sources for any borrowed or adapted content</w:t>
      </w:r>
    </w:p>
    <w:p>
      <w:pPr>
        <w:pStyle w:val="Compact"/>
        <w:numPr>
          <w:ilvl w:val="0"/>
          <w:numId w:val="1216"/>
        </w:numPr>
      </w:pPr>
      <w:r>
        <w:t xml:space="preserve">Request that the AI indicate when it is drawing from specific works</w:t>
      </w:r>
    </w:p>
    <w:p>
      <w:pPr>
        <w:pStyle w:val="Compact"/>
        <w:numPr>
          <w:ilvl w:val="0"/>
          <w:numId w:val="1216"/>
        </w:numPr>
      </w:pPr>
      <w:r>
        <w:t xml:space="preserve">Verify that generated text includes proper citations</w:t>
      </w:r>
    </w:p>
    <w:p>
      <w:pPr>
        <w:pStyle w:val="Compact"/>
        <w:numPr>
          <w:ilvl w:val="0"/>
          <w:numId w:val="1216"/>
        </w:numPr>
      </w:pPr>
      <w:r>
        <w:t xml:space="preserve">Add citations yourself if the AI fails to provide them</w:t>
      </w:r>
    </w:p>
    <w:p>
      <w:pPr>
        <w:pStyle w:val="Compact"/>
        <w:numPr>
          <w:ilvl w:val="0"/>
          <w:numId w:val="1216"/>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09"/>
    <w:bookmarkStart w:id="612"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10">
        <w:r>
          <w:rPr>
            <w:rStyle w:val="Hyperlink"/>
          </w:rPr>
          <w:t xml:space="preserve">Issue #112</w:t>
        </w:r>
      </w:hyperlink>
      <w:r>
        <w:t xml:space="preserve"> </w:t>
      </w:r>
      <w:r>
        <w:t xml:space="preserve">and</w:t>
      </w:r>
      <w:r>
        <w:t xml:space="preserve"> </w:t>
      </w:r>
      <w:hyperlink r:id="rId611">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17"/>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17"/>
        </w:numPr>
      </w:pPr>
      <w:r>
        <w:rPr>
          <w:b/>
          <w:bCs/>
        </w:rPr>
        <w:t xml:space="preserve">Detailed instructions</w:t>
      </w:r>
      <w:r>
        <w:t xml:space="preserve">: The guidance specified what content should be created and how it should be structured</w:t>
      </w:r>
    </w:p>
    <w:p>
      <w:pPr>
        <w:pStyle w:val="Compact"/>
        <w:numPr>
          <w:ilvl w:val="0"/>
          <w:numId w:val="1217"/>
        </w:numPr>
      </w:pPr>
      <w:r>
        <w:rPr>
          <w:b/>
          <w:bCs/>
        </w:rPr>
        <w:t xml:space="preserve">Transparent record</w:t>
      </w:r>
      <w:r>
        <w:t xml:space="preserve">: The development history shows what was human-directed versus AI-generated</w:t>
      </w:r>
    </w:p>
    <w:p>
      <w:pPr>
        <w:pStyle w:val="Compact"/>
        <w:numPr>
          <w:ilvl w:val="0"/>
          <w:numId w:val="1217"/>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12"/>
    <w:bookmarkStart w:id="613"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18"/>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18"/>
        </w:numPr>
      </w:pPr>
      <w:r>
        <w:rPr>
          <w:b/>
          <w:bCs/>
        </w:rPr>
        <w:t xml:space="preserve">Maintain responsibility</w:t>
      </w:r>
      <w:r>
        <w:t xml:space="preserve">: You are accountable for all content, including AI-generated text</w:t>
      </w:r>
    </w:p>
    <w:p>
      <w:pPr>
        <w:pStyle w:val="Compact"/>
        <w:numPr>
          <w:ilvl w:val="0"/>
          <w:numId w:val="1218"/>
        </w:numPr>
      </w:pPr>
      <w:r>
        <w:rPr>
          <w:b/>
          <w:bCs/>
        </w:rPr>
        <w:t xml:space="preserve">Verify accuracy</w:t>
      </w:r>
      <w:r>
        <w:t xml:space="preserve">: Always fact-check AI-generated claims and citations</w:t>
      </w:r>
    </w:p>
    <w:p>
      <w:pPr>
        <w:pStyle w:val="Compact"/>
        <w:numPr>
          <w:ilvl w:val="0"/>
          <w:numId w:val="1218"/>
        </w:numPr>
      </w:pPr>
      <w:r>
        <w:rPr>
          <w:b/>
          <w:bCs/>
        </w:rPr>
        <w:t xml:space="preserve">Preserve your voice</w:t>
      </w:r>
      <w:r>
        <w:t xml:space="preserve">: Ensure the writing reflects your thinking and style, not just AI’s patterns</w:t>
      </w:r>
    </w:p>
    <w:p>
      <w:pPr>
        <w:pStyle w:val="Compact"/>
        <w:numPr>
          <w:ilvl w:val="0"/>
          <w:numId w:val="1218"/>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13"/>
    <w:bookmarkEnd w:id="614"/>
    <w:bookmarkStart w:id="745" w:name="coding-agents"/>
    <w:p>
      <w:pPr>
        <w:pStyle w:val="Heading2"/>
      </w:pPr>
      <w:r>
        <w:t xml:space="preserve">18.5 Coding Agents</w:t>
      </w:r>
    </w:p>
    <w:p>
      <w:pPr>
        <w:pStyle w:val="FirstParagraph"/>
      </w:pPr>
      <w:r>
        <w:t xml:space="preserve">We recommend working with</w:t>
      </w:r>
      <w:r>
        <w:t xml:space="preserve"> </w:t>
      </w:r>
      <w:hyperlink r:id="rId615">
        <w:r>
          <w:rPr>
            <w:rStyle w:val="Hyperlink"/>
            <w:b/>
            <w:bCs/>
          </w:rPr>
          <w:t xml:space="preserve">AI coding agents</w:t>
        </w:r>
      </w:hyperlink>
      <w:r>
        <w:t xml:space="preserve"> </w:t>
      </w:r>
      <w:r>
        <w:t xml:space="preserve">to</w:t>
      </w:r>
      <w:r>
        <w:t xml:space="preserve"> </w:t>
      </w:r>
      <w:hyperlink r:id="rId599">
        <w:r>
          <w:rPr>
            <w:rStyle w:val="Hyperlink"/>
          </w:rPr>
          <w:t xml:space="preserve">help you code</w:t>
        </w:r>
      </w:hyperlink>
      <w:r>
        <w:t xml:space="preserve">.</w:t>
      </w:r>
    </w:p>
    <w:bookmarkStart w:id="617" w:name="what-are-ai-coding-agents"/>
    <w:p>
      <w:pPr>
        <w:pStyle w:val="Heading3"/>
      </w:pPr>
      <w:r>
        <w:t xml:space="preserve">18.5.1 What are AI coding agents?</w:t>
      </w:r>
    </w:p>
    <w:p>
      <w:pPr>
        <w:pStyle w:val="FirstParagraph"/>
      </w:pPr>
      <w:r>
        <w:t xml:space="preserve">AI coding agents are</w:t>
      </w:r>
      <w:r>
        <w:t xml:space="preserve"> </w:t>
      </w:r>
      <w:hyperlink r:id="rId61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1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1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1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1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1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1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0"/>
        </w:numPr>
      </w:pPr>
      <w:r>
        <w:t xml:space="preserve">Reviewing the agent’s work</w:t>
      </w:r>
    </w:p>
    <w:p>
      <w:pPr>
        <w:pStyle w:val="Compact"/>
        <w:numPr>
          <w:ilvl w:val="0"/>
          <w:numId w:val="1220"/>
        </w:numPr>
      </w:pPr>
      <w:r>
        <w:t xml:space="preserve">Ensuring the solution meets requirements</w:t>
      </w:r>
    </w:p>
    <w:p>
      <w:pPr>
        <w:pStyle w:val="Compact"/>
        <w:numPr>
          <w:ilvl w:val="0"/>
          <w:numId w:val="1220"/>
        </w:numPr>
      </w:pPr>
      <w:r>
        <w:t xml:space="preserve">Verifying code quality and security</w:t>
      </w:r>
    </w:p>
    <w:p>
      <w:pPr>
        <w:pStyle w:val="Compact"/>
        <w:numPr>
          <w:ilvl w:val="0"/>
          <w:numId w:val="1220"/>
        </w:numPr>
      </w:pPr>
      <w:r>
        <w:t xml:space="preserve">Making the final decision to merge changes</w:t>
      </w:r>
    </w:p>
    <w:bookmarkEnd w:id="617"/>
    <w:bookmarkStart w:id="625"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18">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19">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20"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20"/>
    <w:bookmarkStart w:id="621"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1"/>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1"/>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1"/>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1"/>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1"/>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21"/>
    <w:bookmarkStart w:id="622"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2"/>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2"/>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2"/>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2"/>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22"/>
    <w:bookmarkStart w:id="624"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23">
        <w:r>
          <w:rPr>
            <w:rStyle w:val="Hyperlink"/>
          </w:rPr>
          <w:t xml:space="preserve">“I Thought I Was in an AI Apocalypse. Then I Started Looking Closer.”</w:t>
        </w:r>
      </w:hyperlink>
    </w:p>
    <w:bookmarkEnd w:id="624"/>
    <w:bookmarkEnd w:id="625"/>
    <w:bookmarkStart w:id="642"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40"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26"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26"/>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39"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28" name="Picture"/>
                        <a:graphic>
                          <a:graphicData uri="http://schemas.openxmlformats.org/drawingml/2006/picture">
                            <pic:pic>
                              <pic:nvPicPr>
                                <pic:cNvPr descr="assets/images/The-Matrix-Neo-Flying.png" id="629" name="Picture"/>
                                <pic:cNvPicPr>
                                  <a:picLocks noChangeArrowheads="1" noChangeAspect="1"/>
                                </pic:cNvPicPr>
                              </pic:nvPicPr>
                              <pic:blipFill>
                                <a:blip r:embed="rId627"/>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31" name="Picture"/>
                        <a:graphic>
                          <a:graphicData uri="http://schemas.openxmlformats.org/drawingml/2006/picture">
                            <pic:pic>
                              <pic:nvPicPr>
                                <pic:cNvPr descr="assets/images/agent-smith-no-its-not-fair.jpg" id="632" name="Picture"/>
                                <pic:cNvPicPr>
                                  <a:picLocks noChangeArrowheads="1" noChangeAspect="1"/>
                                </pic:cNvPicPr>
                              </pic:nvPicPr>
                              <pic:blipFill>
                                <a:blip r:embed="rId630"/>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34" name="Picture"/>
                        <a:graphic>
                          <a:graphicData uri="http://schemas.openxmlformats.org/drawingml/2006/picture">
                            <pic:pic>
                              <pic:nvPicPr>
                                <pic:cNvPr descr="assets/images/sad-keanu.png" id="635" name="Picture"/>
                                <pic:cNvPicPr>
                                  <a:picLocks noChangeArrowheads="1" noChangeAspect="1"/>
                                </pic:cNvPicPr>
                              </pic:nvPicPr>
                              <pic:blipFill>
                                <a:blip r:embed="rId633"/>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37" name="Picture"/>
                        <a:graphic>
                          <a:graphicData uri="http://schemas.openxmlformats.org/drawingml/2006/picture">
                            <pic:pic>
                              <pic:nvPicPr>
                                <pic:cNvPr descr="assets/images/grinning-smith.png" id="638" name="Picture"/>
                                <pic:cNvPicPr>
                                  <a:picLocks noChangeArrowheads="1" noChangeAspect="1"/>
                                </pic:cNvPicPr>
                              </pic:nvPicPr>
                              <pic:blipFill>
                                <a:blip r:embed="rId636"/>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39"/>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3"/>
        </w:numPr>
      </w:pPr>
      <w:r>
        <w:t xml:space="preserve">Supervise and validate AI-generated code</w:t>
      </w:r>
    </w:p>
    <w:p>
      <w:pPr>
        <w:pStyle w:val="Compact"/>
        <w:numPr>
          <w:ilvl w:val="0"/>
          <w:numId w:val="1223"/>
        </w:numPr>
      </w:pPr>
      <w:r>
        <w:t xml:space="preserve">Handle edge cases that agents struggle with</w:t>
      </w:r>
    </w:p>
    <w:p>
      <w:pPr>
        <w:pStyle w:val="Compact"/>
        <w:numPr>
          <w:ilvl w:val="0"/>
          <w:numId w:val="1223"/>
        </w:numPr>
      </w:pPr>
      <w:r>
        <w:t xml:space="preserve">Make creative decisions about architecture and design</w:t>
      </w:r>
    </w:p>
    <w:p>
      <w:pPr>
        <w:pStyle w:val="Compact"/>
        <w:numPr>
          <w:ilvl w:val="0"/>
          <w:numId w:val="1223"/>
        </w:numPr>
      </w:pPr>
      <w:r>
        <w:t xml:space="preserve">Understand when agent suggestions are incorrect or suboptimal</w:t>
      </w:r>
    </w:p>
    <w:bookmarkEnd w:id="640"/>
    <w:bookmarkStart w:id="641"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4"/>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4"/>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4"/>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41"/>
    <w:bookmarkEnd w:id="642"/>
    <w:bookmarkStart w:id="655"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43"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5"/>
        </w:numPr>
      </w:pPr>
      <w:r>
        <w:rPr>
          <w:b/>
          <w:bCs/>
        </w:rPr>
        <w:t xml:space="preserve">On GitHub.com</w:t>
      </w:r>
      <w:r>
        <w:t xml:space="preserve">:</w:t>
      </w:r>
      <w:r>
        <w:t xml:space="preserve"> </w:t>
      </w:r>
      <w:r>
        <w:t xml:space="preserve">Navigate to an issue and assign it to Copilot in the assignees section</w:t>
      </w:r>
    </w:p>
    <w:p>
      <w:pPr>
        <w:numPr>
          <w:ilvl w:val="0"/>
          <w:numId w:val="12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5"/>
        </w:numPr>
      </w:pPr>
      <w:r>
        <w:rPr>
          <w:b/>
          <w:bCs/>
        </w:rPr>
        <w:t xml:space="preserve">From Copilot Chat</w:t>
      </w:r>
      <w:r>
        <w:t xml:space="preserve">:</w:t>
      </w:r>
      <w:r>
        <w:t xml:space="preserve"> </w:t>
      </w:r>
      <w:r>
        <w:t xml:space="preserve">Delegate tasks to Copilot directly from the chat interface in supported editors</w:t>
      </w:r>
    </w:p>
    <w:bookmarkEnd w:id="643"/>
    <w:bookmarkStart w:id="644"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26"/>
        </w:numPr>
      </w:pPr>
      <w:r>
        <w:rPr>
          <w:b/>
          <w:bCs/>
        </w:rPr>
        <w:t xml:space="preserve">Planning</w:t>
      </w:r>
      <w:r>
        <w:t xml:space="preserve">:</w:t>
      </w:r>
      <w:r>
        <w:t xml:space="preserve"> </w:t>
      </w:r>
      <w:r>
        <w:t xml:space="preserve">Determines what changes are needed and creates a work plan</w:t>
      </w:r>
    </w:p>
    <w:p>
      <w:pPr>
        <w:numPr>
          <w:ilvl w:val="0"/>
          <w:numId w:val="12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44"/>
    <w:bookmarkStart w:id="647"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27"/>
        </w:numPr>
      </w:pPr>
      <w:r>
        <w:rPr>
          <w:b/>
          <w:bCs/>
        </w:rPr>
        <w:t xml:space="preserve">Issue created</w:t>
      </w:r>
      <w:r>
        <w:t xml:space="preserve">:</w:t>
      </w:r>
      <w:r>
        <w:t xml:space="preserve"> </w:t>
      </w:r>
      <w:hyperlink r:id="rId64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27"/>
        </w:numPr>
      </w:pPr>
      <w:r>
        <w:rPr>
          <w:b/>
          <w:bCs/>
        </w:rPr>
        <w:t xml:space="preserve">Agent assigned</w:t>
      </w:r>
      <w:r>
        <w:t xml:space="preserve">: The issue was assigned to</w:t>
      </w:r>
      <w:r>
        <w:t xml:space="preserve"> </w:t>
      </w:r>
      <w:r>
        <w:rPr>
          <w:rStyle w:val="VerbatimChar"/>
        </w:rPr>
        <w:t xml:space="preserve">@copilot</w:t>
      </w:r>
    </w:p>
    <w:p>
      <w:pPr>
        <w:numPr>
          <w:ilvl w:val="0"/>
          <w:numId w:val="12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27"/>
        </w:numPr>
      </w:pPr>
      <w:r>
        <w:rPr>
          <w:b/>
          <w:bCs/>
        </w:rPr>
        <w:t xml:space="preserve">Pull request</w:t>
      </w:r>
      <w:r>
        <w:t xml:space="preserve">:</w:t>
      </w:r>
      <w:r>
        <w:t xml:space="preserve"> </w:t>
      </w:r>
      <w:hyperlink r:id="rId64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47"/>
    <w:bookmarkStart w:id="648"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29"/>
        </w:numPr>
      </w:pPr>
      <w:r>
        <w:t xml:space="preserve">Need to be manually resolved</w:t>
      </w:r>
    </w:p>
    <w:p>
      <w:pPr>
        <w:pStyle w:val="Compact"/>
        <w:numPr>
          <w:ilvl w:val="0"/>
          <w:numId w:val="1229"/>
        </w:numPr>
      </w:pPr>
      <w:r>
        <w:t xml:space="preserve">May confuse both human and AI collaborators</w:t>
      </w:r>
    </w:p>
    <w:p>
      <w:pPr>
        <w:pStyle w:val="Compact"/>
        <w:numPr>
          <w:ilvl w:val="0"/>
          <w:numId w:val="12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48"/>
    <w:bookmarkStart w:id="649"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0"/>
        </w:numPr>
      </w:pPr>
      <w:r>
        <w:t xml:space="preserve">Use Copilot Chat in your editor to describe the changes you want</w:t>
      </w:r>
    </w:p>
    <w:p>
      <w:pPr>
        <w:pStyle w:val="Compact"/>
        <w:numPr>
          <w:ilvl w:val="0"/>
          <w:numId w:val="1230"/>
        </w:numPr>
      </w:pPr>
      <w:r>
        <w:t xml:space="preserve">The agent will analyze your request and create a pull request</w:t>
      </w:r>
    </w:p>
    <w:p>
      <w:pPr>
        <w:pStyle w:val="Compact"/>
        <w:numPr>
          <w:ilvl w:val="0"/>
          <w:numId w:val="1230"/>
        </w:numPr>
      </w:pPr>
      <w:r>
        <w:t xml:space="preserve">This is useful for quick fixes or well-defined tasks</w:t>
      </w:r>
    </w:p>
    <w:bookmarkEnd w:id="649"/>
    <w:bookmarkStart w:id="650" w:name="important-safeguards"/>
    <w:p>
      <w:pPr>
        <w:pStyle w:val="Heading4"/>
      </w:pPr>
      <w:r>
        <w:t xml:space="preserve">18.5.4.6 Important Safeguards</w:t>
      </w:r>
    </w:p>
    <w:p>
      <w:pPr>
        <w:pStyle w:val="Compact"/>
        <w:numPr>
          <w:ilvl w:val="0"/>
          <w:numId w:val="1231"/>
        </w:numPr>
      </w:pPr>
      <w:r>
        <w:rPr>
          <w:b/>
          <w:bCs/>
        </w:rPr>
        <w:t xml:space="preserve">Human approval required</w:t>
      </w:r>
      <w:r>
        <w:t xml:space="preserve">:</w:t>
      </w:r>
      <w:r>
        <w:t xml:space="preserve"> </w:t>
      </w:r>
      <w:r>
        <w:t xml:space="preserve">Coding agents cannot merge their own changes</w:t>
      </w:r>
    </w:p>
    <w:p>
      <w:pPr>
        <w:pStyle w:val="Compact"/>
        <w:numPr>
          <w:ilvl w:val="0"/>
          <w:numId w:val="12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1"/>
        </w:numPr>
      </w:pPr>
      <w:r>
        <w:rPr>
          <w:b/>
          <w:bCs/>
        </w:rPr>
        <w:t xml:space="preserve">Full transparency</w:t>
      </w:r>
      <w:r>
        <w:t xml:space="preserve">:</w:t>
      </w:r>
      <w:r>
        <w:t xml:space="preserve"> </w:t>
      </w:r>
      <w:r>
        <w:t xml:space="preserve">All agent actions are logged and visible in the PR</w:t>
      </w:r>
    </w:p>
    <w:bookmarkEnd w:id="650"/>
    <w:bookmarkStart w:id="654"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3"/>
        </w:numPr>
      </w:pPr>
      <w:hyperlink r:id="rId65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3"/>
        </w:numPr>
      </w:pPr>
      <w:hyperlink r:id="rId65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53">
        <w:r>
          <w:rPr>
            <w:rStyle w:val="Hyperlink"/>
          </w:rPr>
          <w:t xml:space="preserve">GitHub Copilot coding agent documentation</w:t>
        </w:r>
      </w:hyperlink>
      <w:r>
        <w:t xml:space="preserve">.</w:t>
      </w:r>
    </w:p>
    <w:bookmarkEnd w:id="654"/>
    <w:bookmarkEnd w:id="655"/>
    <w:bookmarkStart w:id="658"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56"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4"/>
        </w:numPr>
      </w:pPr>
      <w:r>
        <w:t xml:space="preserve">“tidy up [file, function, module, whole project]”</w:t>
      </w:r>
    </w:p>
    <w:p>
      <w:pPr>
        <w:pStyle w:val="Compact"/>
        <w:numPr>
          <w:ilvl w:val="0"/>
          <w:numId w:val="1234"/>
        </w:numPr>
      </w:pPr>
      <w:r>
        <w:t xml:space="preserve">Useful for improving code organization, consistency, and readability</w:t>
      </w:r>
    </w:p>
    <w:p>
      <w:pPr>
        <w:pStyle w:val="Compact"/>
        <w:numPr>
          <w:ilvl w:val="0"/>
          <w:numId w:val="12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5"/>
        </w:numPr>
      </w:pPr>
      <w:r>
        <w:t xml:space="preserve">“address failing workflows”</w:t>
      </w:r>
    </w:p>
    <w:p>
      <w:pPr>
        <w:pStyle w:val="Compact"/>
        <w:numPr>
          <w:ilvl w:val="0"/>
          <w:numId w:val="1235"/>
        </w:numPr>
      </w:pPr>
      <w:r>
        <w:t xml:space="preserve">Helps fix continuous integration (CI) failures, build errors, or test failures</w:t>
      </w:r>
    </w:p>
    <w:p>
      <w:pPr>
        <w:pStyle w:val="Compact"/>
        <w:numPr>
          <w:ilvl w:val="0"/>
          <w:numId w:val="12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36"/>
        </w:numPr>
      </w:pPr>
      <w:r>
        <w:t xml:space="preserve">“decompose [function, quarto-file, etc]”</w:t>
      </w:r>
    </w:p>
    <w:p>
      <w:pPr>
        <w:pStyle w:val="Compact"/>
        <w:numPr>
          <w:ilvl w:val="0"/>
          <w:numId w:val="1236"/>
        </w:numPr>
      </w:pPr>
      <w:r>
        <w:t xml:space="preserve">Breaks down large or complex code into smaller, more manageable pieces</w:t>
      </w:r>
    </w:p>
    <w:p>
      <w:pPr>
        <w:pStyle w:val="Compact"/>
        <w:numPr>
          <w:ilvl w:val="0"/>
          <w:numId w:val="12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37"/>
        </w:numPr>
      </w:pPr>
      <w:r>
        <w:t xml:space="preserve">“update [links, content, etc]”</w:t>
      </w:r>
    </w:p>
    <w:p>
      <w:pPr>
        <w:pStyle w:val="Compact"/>
        <w:numPr>
          <w:ilvl w:val="0"/>
          <w:numId w:val="1237"/>
        </w:numPr>
      </w:pPr>
      <w:r>
        <w:t xml:space="preserve">Refreshes outdated information, fixes broken links, or modernizes code</w:t>
      </w:r>
    </w:p>
    <w:p>
      <w:pPr>
        <w:pStyle w:val="Compact"/>
        <w:numPr>
          <w:ilvl w:val="0"/>
          <w:numId w:val="12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38"/>
        </w:numPr>
      </w:pPr>
      <w:r>
        <w:t xml:space="preserve">“expand [a section in a document]”</w:t>
      </w:r>
    </w:p>
    <w:p>
      <w:pPr>
        <w:pStyle w:val="Compact"/>
        <w:numPr>
          <w:ilvl w:val="0"/>
          <w:numId w:val="1238"/>
        </w:numPr>
      </w:pPr>
      <w:r>
        <w:t xml:space="preserve">Adds more detail, examples, or explanation to existing content</w:t>
      </w:r>
    </w:p>
    <w:p>
      <w:pPr>
        <w:pStyle w:val="Compact"/>
        <w:numPr>
          <w:ilvl w:val="0"/>
          <w:numId w:val="12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39"/>
        </w:numPr>
      </w:pPr>
      <w:r>
        <w:t xml:space="preserve">“condense [a section in a document]”</w:t>
      </w:r>
    </w:p>
    <w:p>
      <w:pPr>
        <w:pStyle w:val="Compact"/>
        <w:numPr>
          <w:ilvl w:val="0"/>
          <w:numId w:val="1239"/>
        </w:numPr>
      </w:pPr>
      <w:r>
        <w:t xml:space="preserve">Reduces verbosity while preserving essential information</w:t>
      </w:r>
    </w:p>
    <w:p>
      <w:pPr>
        <w:pStyle w:val="Compact"/>
        <w:numPr>
          <w:ilvl w:val="0"/>
          <w:numId w:val="12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0"/>
        </w:numPr>
      </w:pPr>
      <w:r>
        <w:t xml:space="preserve">“clarify [a section in a document]”</w:t>
      </w:r>
    </w:p>
    <w:p>
      <w:pPr>
        <w:pStyle w:val="Compact"/>
        <w:numPr>
          <w:ilvl w:val="0"/>
          <w:numId w:val="1240"/>
        </w:numPr>
      </w:pPr>
      <w:r>
        <w:t xml:space="preserve">Improves clarity, removes ambiguity, or simplifies complex explanations</w:t>
      </w:r>
    </w:p>
    <w:p>
      <w:pPr>
        <w:pStyle w:val="Compact"/>
        <w:numPr>
          <w:ilvl w:val="0"/>
          <w:numId w:val="1240"/>
        </w:numPr>
      </w:pPr>
      <w:r>
        <w:t xml:space="preserve">Example:</w:t>
      </w:r>
      <w:r>
        <w:t xml:space="preserve"> </w:t>
      </w:r>
      <w:r>
        <w:t xml:space="preserve">“clarify the explanation of the analysis workflow”</w:t>
      </w:r>
    </w:p>
    <w:bookmarkEnd w:id="656"/>
    <w:bookmarkStart w:id="657" w:name="tips-for-effective-prompts"/>
    <w:p>
      <w:pPr>
        <w:pStyle w:val="Heading4"/>
      </w:pPr>
      <w:r>
        <w:t xml:space="preserve">18.5.5.2 Tips for Effective Prompts</w:t>
      </w:r>
    </w:p>
    <w:p>
      <w:pPr>
        <w:pStyle w:val="Compact"/>
        <w:numPr>
          <w:ilvl w:val="0"/>
          <w:numId w:val="1241"/>
        </w:numPr>
      </w:pPr>
      <w:r>
        <w:rPr>
          <w:b/>
          <w:bCs/>
        </w:rPr>
        <w:t xml:space="preserve">Be specific</w:t>
      </w:r>
      <w:r>
        <w:t xml:space="preserve">: Include file names, function names, or specific sections when possible</w:t>
      </w:r>
    </w:p>
    <w:p>
      <w:pPr>
        <w:pStyle w:val="Compact"/>
        <w:numPr>
          <w:ilvl w:val="0"/>
          <w:numId w:val="1241"/>
        </w:numPr>
      </w:pPr>
      <w:r>
        <w:rPr>
          <w:b/>
          <w:bCs/>
        </w:rPr>
        <w:t xml:space="preserve">Provide context</w:t>
      </w:r>
      <w:r>
        <w:t xml:space="preserve">: Explain what you want to achieve and why</w:t>
      </w:r>
    </w:p>
    <w:p>
      <w:pPr>
        <w:pStyle w:val="Compact"/>
        <w:numPr>
          <w:ilvl w:val="0"/>
          <w:numId w:val="1241"/>
        </w:numPr>
      </w:pPr>
      <w:r>
        <w:rPr>
          <w:b/>
          <w:bCs/>
        </w:rPr>
        <w:t xml:space="preserve">Set boundaries</w:t>
      </w:r>
      <w:r>
        <w:t xml:space="preserve">: Specify what should or shouldn’t change</w:t>
      </w:r>
    </w:p>
    <w:p>
      <w:pPr>
        <w:pStyle w:val="Compact"/>
        <w:numPr>
          <w:ilvl w:val="0"/>
          <w:numId w:val="1241"/>
        </w:numPr>
      </w:pPr>
      <w:r>
        <w:rPr>
          <w:b/>
          <w:bCs/>
        </w:rPr>
        <w:t xml:space="preserve">Request validation</w:t>
      </w:r>
      <w:r>
        <w:t xml:space="preserve">: Ask the agent to test or verify its changes when appropriate</w:t>
      </w:r>
    </w:p>
    <w:bookmarkEnd w:id="657"/>
    <w:bookmarkEnd w:id="658"/>
    <w:bookmarkStart w:id="665"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59"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2"/>
        </w:numPr>
      </w:pPr>
      <w:r>
        <w:t xml:space="preserve">“fix the code issues found by the failing workflows”</w:t>
      </w:r>
    </w:p>
    <w:p>
      <w:pPr>
        <w:pStyle w:val="Compact"/>
        <w:numPr>
          <w:ilvl w:val="0"/>
          <w:numId w:val="1242"/>
        </w:numPr>
      </w:pPr>
      <w:r>
        <w:t xml:space="preserve">“address the linting errors reported in the GitHub Actions checks”</w:t>
      </w:r>
    </w:p>
    <w:p>
      <w:pPr>
        <w:pStyle w:val="Compact"/>
        <w:numPr>
          <w:ilvl w:val="0"/>
          <w:numId w:val="1242"/>
        </w:numPr>
      </w:pPr>
      <w:r>
        <w:t xml:space="preserve">“fix the test failures in the CI pipeline”</w:t>
      </w:r>
    </w:p>
    <w:p>
      <w:pPr>
        <w:pStyle w:val="Compact"/>
        <w:numPr>
          <w:ilvl w:val="0"/>
          <w:numId w:val="12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59"/>
    <w:bookmarkStart w:id="662"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3"/>
        </w:numPr>
      </w:pPr>
      <w:r>
        <w:t xml:space="preserve">“fix the syntax error in the GitHub Actions workflow file at line X”</w:t>
      </w:r>
    </w:p>
    <w:p>
      <w:pPr>
        <w:pStyle w:val="Compact"/>
        <w:numPr>
          <w:ilvl w:val="0"/>
          <w:numId w:val="1243"/>
        </w:numPr>
      </w:pPr>
      <w:r>
        <w:t xml:space="preserve">“update the workflow to use the latest version of action Y”</w:t>
      </w:r>
    </w:p>
    <w:p>
      <w:pPr>
        <w:pStyle w:val="Compact"/>
        <w:numPr>
          <w:ilvl w:val="0"/>
          <w:numId w:val="12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0" name="Picture"/>
                  <a:graphic>
                    <a:graphicData uri="http://schemas.openxmlformats.org/drawingml/2006/picture">
                      <pic:pic>
                        <pic:nvPicPr>
                          <pic:cNvPr descr="/opt/quarto/share/formats/docx/warning.png" id="661"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4"/>
              </w:numPr>
            </w:pPr>
            <w:r>
              <w:rPr>
                <w:b/>
                <w:bCs/>
              </w:rPr>
              <w:t xml:space="preserve">Review every line</w:t>
            </w:r>
            <w:r>
              <w:t xml:space="preserve"> </w:t>
            </w:r>
            <w:r>
              <w:t xml:space="preserve">of the proposed changes</w:t>
            </w:r>
          </w:p>
          <w:p>
            <w:pPr>
              <w:pStyle w:val="Compact"/>
              <w:numPr>
                <w:ilvl w:val="0"/>
                <w:numId w:val="1244"/>
              </w:numPr>
            </w:pPr>
            <w:r>
              <w:rPr>
                <w:b/>
                <w:bCs/>
              </w:rPr>
              <w:t xml:space="preserve">Verify</w:t>
            </w:r>
            <w:r>
              <w:t xml:space="preserve"> </w:t>
            </w:r>
            <w:r>
              <w:t xml:space="preserve">the changes only address the specific issue</w:t>
            </w:r>
          </w:p>
          <w:p>
            <w:pPr>
              <w:pStyle w:val="Compact"/>
              <w:numPr>
                <w:ilvl w:val="0"/>
                <w:numId w:val="1244"/>
              </w:numPr>
            </w:pPr>
            <w:r>
              <w:rPr>
                <w:b/>
                <w:bCs/>
              </w:rPr>
              <w:t xml:space="preserve">Check</w:t>
            </w:r>
            <w:r>
              <w:t xml:space="preserve"> </w:t>
            </w:r>
            <w:r>
              <w:t xml:space="preserve">that no new secret access or command execution has been added</w:t>
            </w:r>
          </w:p>
          <w:p>
            <w:pPr>
              <w:pStyle w:val="Compact"/>
              <w:numPr>
                <w:ilvl w:val="0"/>
                <w:numId w:val="12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ins w:id="2236" w:author="PR Preview" w:date="2024-01-01T00:00:00Z">
        <w:r>
          <w:rPr>
            <w:b/>
            <w:bCs/>
          </w:rPr>
          <w:t xml:space="preserve">When to do it yourself:</w:t>
        </w:r>
      </w:ins>
      <w:ins w:id="2236" w:author="PR Preview" w:date="2024-01-01T00:00:00Z">
        <w:r>
          <w:t xml:space="preserve"> </w:t>
        </w:r>
      </w:ins>
      <w:ins w:id="2236" w:author="PR Preview" w:date="2024-01-01T00:00:00Z">
        <w:r>
          <w:t xml:space="preserve">Workflow syntax errors and configuration issues</w:t>
        </w:r>
      </w:ins>
      <w:ins w:id="2236" w:author="PR Preview" w:date="2024-01-01T00:00:00Z">
        <w:r>
          <w:t xml:space="preserve"> </w:t>
        </w:r>
      </w:ins>
      <w:ins w:id="2236" w:author="PR Preview" w:date="2024-01-01T00:00:00Z">
        <w:r>
          <w:t xml:space="preserve">are often faster to fix manually than with Copilot,</w:t>
        </w:r>
      </w:ins>
      <w:ins w:id="2236" w:author="PR Preview" w:date="2024-01-01T00:00:00Z">
        <w:r>
          <w:t xml:space="preserve"> </w:t>
        </w:r>
      </w:ins>
      <w:ins w:id="2236" w:author="PR Preview" w:date="2024-01-01T00:00:00Z">
        <w:r>
          <w:t xml:space="preserve">especially if you’re familiar with GitHub Actions.</w:t>
        </w:r>
      </w:ins>
      <w:ins w:id="2236" w:author="PR Preview" w:date="2024-01-01T00:00:00Z">
        <w:r>
          <w:t xml:space="preserve"> </w:t>
        </w:r>
      </w:ins>
      <w:ins w:id="2236" w:author="PR Preview" w:date="2024-01-01T00:00:00Z">
        <w:r>
          <w:t xml:space="preserve">See</w:t>
        </w:r>
      </w:ins>
      <w:ins w:id="2236" w:author="PR Preview" w:date="2024-01-01T00:00:00Z">
        <w:r>
          <w:t xml:space="preserve"> </w:t>
        </w:r>
      </w:ins>
      <w:hyperlink w:anchor="sec-ai-when-to-use">
        <w:r>
          <w:rPr>
            <w:rStyle w:val="Hyperlink"/>
          </w:rPr>
          <w:t xml:space="preserve">Section 18.5.13</w:t>
        </w:r>
      </w:hyperlink>
      <w:ins w:id="2236" w:author="PR Preview" w:date="2024-01-01T00:00:00Z">
        <w:r>
          <w:t xml:space="preserve"> </w:t>
        </w:r>
      </w:ins>
      <w:ins w:id="2236" w:author="PR Preview" w:date="2024-01-01T00:00:00Z">
        <w:r>
          <w:t xml:space="preserve">for more guidance.</w:t>
        </w:r>
      </w:ins>
    </w:p>
    <w:bookmarkEnd w:id="662"/>
    <w:bookmarkStart w:id="663"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5"/>
        </w:numPr>
      </w:pPr>
      <w:r>
        <w:rPr>
          <w:b/>
          <w:bCs/>
        </w:rPr>
        <w:t xml:space="preserve">First, examine the workflow logs</w:t>
      </w:r>
      <w:r>
        <w:t xml:space="preserve">:</w:t>
      </w:r>
    </w:p>
    <w:p>
      <w:pPr>
        <w:pStyle w:val="Compact"/>
        <w:numPr>
          <w:ilvl w:val="1"/>
          <w:numId w:val="1246"/>
        </w:numPr>
      </w:pPr>
      <w:r>
        <w:t xml:space="preserve">Look at the error messages in the GitHub Actions tab</w:t>
      </w:r>
    </w:p>
    <w:p>
      <w:pPr>
        <w:pStyle w:val="Compact"/>
        <w:numPr>
          <w:ilvl w:val="1"/>
          <w:numId w:val="1246"/>
        </w:numPr>
      </w:pPr>
      <w:r>
        <w:t xml:space="preserve">Identify whether the error is in your code or the workflow itself</w:t>
      </w:r>
    </w:p>
    <w:p>
      <w:pPr>
        <w:pStyle w:val="Compact"/>
        <w:numPr>
          <w:ilvl w:val="1"/>
          <w:numId w:val="1246"/>
        </w:numPr>
      </w:pPr>
      <w:r>
        <w:t xml:space="preserve">Common code issues: test failures, linting errors, compilation errors</w:t>
      </w:r>
    </w:p>
    <w:p>
      <w:pPr>
        <w:pStyle w:val="Compact"/>
        <w:numPr>
          <w:ilvl w:val="1"/>
          <w:numId w:val="1246"/>
        </w:numPr>
      </w:pPr>
      <w:r>
        <w:t xml:space="preserve">Common workflow issues: YAML syntax errors, missing actions, permission errors</w:t>
      </w:r>
    </w:p>
    <w:p>
      <w:pPr>
        <w:pStyle w:val="Compact"/>
        <w:numPr>
          <w:ilvl w:val="0"/>
          <w:numId w:val="1245"/>
        </w:numPr>
      </w:pPr>
      <w:r>
        <w:rPr>
          <w:b/>
          <w:bCs/>
        </w:rPr>
        <w:t xml:space="preserve">Use a diagnostic prompt</w:t>
      </w:r>
      <w:r>
        <w:t xml:space="preserve">:</w:t>
      </w:r>
    </w:p>
    <w:p>
      <w:pPr>
        <w:pStyle w:val="Compact"/>
        <w:numPr>
          <w:ilvl w:val="1"/>
          <w:numId w:val="1247"/>
        </w:numPr>
      </w:pPr>
      <w:r>
        <w:t xml:space="preserve">“examine the failing workflow logs and identify whether the issue is in the code or the workflow configuration”</w:t>
      </w:r>
    </w:p>
    <w:p>
      <w:pPr>
        <w:pStyle w:val="Compact"/>
        <w:numPr>
          <w:ilvl w:val="1"/>
          <w:numId w:val="1247"/>
        </w:numPr>
      </w:pPr>
      <w:r>
        <w:t xml:space="preserve">“diagnose the root cause of the workflow failure”</w:t>
      </w:r>
    </w:p>
    <w:p>
      <w:pPr>
        <w:pStyle w:val="Compact"/>
        <w:numPr>
          <w:ilvl w:val="0"/>
          <w:numId w:val="12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63"/>
    <w:bookmarkStart w:id="664" w:name="additional-resources-3"/>
    <w:p>
      <w:pPr>
        <w:pStyle w:val="Heading4"/>
      </w:pPr>
      <w:r>
        <w:t xml:space="preserve">18.5.6.4 Additional Resources</w:t>
      </w:r>
    </w:p>
    <w:p>
      <w:pPr>
        <w:pStyle w:val="Compact"/>
        <w:numPr>
          <w:ilvl w:val="0"/>
          <w:numId w:val="124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4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48"/>
        </w:numPr>
      </w:pPr>
      <w:ins w:id="2254" w:author="PR Preview" w:date="2024-01-01T00:00:00Z">
        <w:r>
          <w:t xml:space="preserve">See</w:t>
        </w:r>
      </w:ins>
      <w:ins w:id="2254" w:author="PR Preview" w:date="2024-01-01T00:00:00Z">
        <w:r>
          <w:t xml:space="preserve"> </w:t>
        </w:r>
      </w:ins>
      <w:hyperlink w:anchor="sec-ai-when-to-use">
        <w:r>
          <w:rPr>
            <w:rStyle w:val="Hyperlink"/>
          </w:rPr>
          <w:t xml:space="preserve">Section 18.5.13</w:t>
        </w:r>
      </w:hyperlink>
      <w:ins w:id="2254" w:author="PR Preview" w:date="2024-01-01T00:00:00Z">
        <w:r>
          <w:t xml:space="preserve"> </w:t>
        </w:r>
      </w:ins>
      <w:ins w:id="2254" w:author="PR Preview" w:date="2024-01-01T00:00:00Z">
        <w:r>
          <w:t xml:space="preserve">for guidance on when to use Copilot vs. fixing issues yourself</w:t>
        </w:r>
      </w:ins>
    </w:p>
    <w:p>
      <w:pPr>
        <w:pStyle w:val="Compact"/>
        <w:numPr>
          <w:ilvl w:val="0"/>
          <w:numId w:val="1248"/>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64"/>
    <w:bookmarkEnd w:id="665"/>
    <w:bookmarkStart w:id="671"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0"/>
        </w:numPr>
      </w:pPr>
      <w:r>
        <w:rPr>
          <w:b/>
          <w:bCs/>
        </w:rPr>
        <w:t xml:space="preserve">Subtle bugs</w:t>
      </w:r>
      <w:r>
        <w:t xml:space="preserve">:</w:t>
      </w:r>
      <w:r>
        <w:t xml:space="preserve"> </w:t>
      </w:r>
      <w:r>
        <w:t xml:space="preserve">AI-generated code may contain logic errors that are not immediately obvious</w:t>
      </w:r>
    </w:p>
    <w:p>
      <w:pPr>
        <w:numPr>
          <w:ilvl w:val="0"/>
          <w:numId w:val="12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70" w:name="further-readingviewing"/>
    <w:p>
      <w:pPr>
        <w:pStyle w:val="Heading4"/>
      </w:pPr>
      <w:r>
        <w:t xml:space="preserve">18.5.7.1 Further reading/viewing</w:t>
      </w:r>
    </w:p>
    <w:p>
      <w:pPr>
        <w:pStyle w:val="Compact"/>
        <w:numPr>
          <w:ilvl w:val="0"/>
          <w:numId w:val="1251"/>
        </w:numPr>
      </w:pPr>
      <w:r>
        <w:rPr>
          <w:i/>
          <w:iCs/>
        </w:rPr>
        <w:t xml:space="preserve">I Robot</w:t>
      </w:r>
      <w:r>
        <w:t xml:space="preserve"> </w:t>
      </w:r>
      <w:r>
        <w:t xml:space="preserve">(Asimov 1950)</w:t>
      </w:r>
    </w:p>
    <w:p>
      <w:pPr>
        <w:pStyle w:val="Compact"/>
        <w:numPr>
          <w:ilvl w:val="0"/>
          <w:numId w:val="1251"/>
        </w:numPr>
      </w:pPr>
      <w:r>
        <w:rPr>
          <w:i/>
          <w:iCs/>
        </w:rPr>
        <w:t xml:space="preserve">Dune</w:t>
      </w:r>
      <w:r>
        <w:t xml:space="preserve"> </w:t>
      </w:r>
      <w:r>
        <w:t xml:space="preserve">(Herbert 1965)</w:t>
      </w:r>
    </w:p>
    <w:p>
      <w:pPr>
        <w:pStyle w:val="Compact"/>
        <w:numPr>
          <w:ilvl w:val="0"/>
          <w:numId w:val="1251"/>
        </w:numPr>
      </w:pPr>
      <w:r>
        <w:rPr>
          <w:i/>
          <w:iCs/>
        </w:rPr>
        <w:t xml:space="preserve">2001</w:t>
      </w:r>
      <w:r>
        <w:t xml:space="preserve"> </w:t>
      </w:r>
      <w:r>
        <w:t xml:space="preserve">(1968)</w:t>
      </w:r>
    </w:p>
    <w:p>
      <w:pPr>
        <w:pStyle w:val="Compact"/>
        <w:numPr>
          <w:ilvl w:val="0"/>
          <w:numId w:val="1251"/>
        </w:numPr>
      </w:pPr>
      <w:r>
        <w:rPr>
          <w:i/>
          <w:iCs/>
        </w:rPr>
        <w:t xml:space="preserve">Terminator 3</w:t>
      </w:r>
      <w:r>
        <w:t xml:space="preserve"> </w:t>
      </w:r>
      <w:r>
        <w:t xml:space="preserve">(2003)</w:t>
      </w:r>
    </w:p>
    <w:p>
      <w:pPr>
        <w:pStyle w:val="Compact"/>
        <w:numPr>
          <w:ilvl w:val="0"/>
          <w:numId w:val="1251"/>
        </w:numPr>
      </w:pPr>
      <w:r>
        <w:rPr>
          <w:i/>
          <w:iCs/>
        </w:rPr>
        <w:t xml:space="preserve">The Matrix</w:t>
      </w:r>
      <w:r>
        <w:t xml:space="preserve"> </w:t>
      </w:r>
      <w:r>
        <w:t xml:space="preserve">(1999)</w:t>
      </w:r>
    </w:p>
    <w:p>
      <w:pPr>
        <w:pStyle w:val="Compact"/>
        <w:numPr>
          <w:ilvl w:val="0"/>
          <w:numId w:val="1251"/>
        </w:numPr>
      </w:pPr>
      <w:r>
        <w:rPr>
          <w:i/>
          <w:iCs/>
        </w:rPr>
        <w:t xml:space="preserve">Blade Runner</w:t>
      </w:r>
      <w:r>
        <w:t xml:space="preserve"> </w:t>
      </w:r>
      <w:r>
        <w:t xml:space="preserve">(1982)</w:t>
      </w:r>
    </w:p>
    <w:p>
      <w:pPr>
        <w:pStyle w:val="Compact"/>
        <w:numPr>
          <w:ilvl w:val="0"/>
          <w:numId w:val="1251"/>
        </w:numPr>
      </w:pPr>
      <w:r>
        <w:rPr>
          <w:i/>
          <w:iCs/>
        </w:rPr>
        <w:t xml:space="preserve">WarGames</w:t>
      </w:r>
      <w:r>
        <w:t xml:space="preserve"> </w:t>
      </w:r>
      <w:r>
        <w:t xml:space="preserve">(1983)</w:t>
      </w:r>
    </w:p>
    <w:p>
      <w:pPr>
        <w:pStyle w:val="Compact"/>
        <w:numPr>
          <w:ilvl w:val="0"/>
          <w:numId w:val="125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1"/>
        </w:numPr>
      </w:pPr>
      <w:r>
        <w:rPr>
          <w:i/>
          <w:iCs/>
        </w:rPr>
        <w:t xml:space="preserve">Ender’s Game</w:t>
      </w:r>
      <w:r>
        <w:t xml:space="preserve"> </w:t>
      </w:r>
      <w:r>
        <w:t xml:space="preserve">(Card 1985)</w:t>
      </w:r>
    </w:p>
    <w:p>
      <w:pPr>
        <w:pStyle w:val="Compact"/>
        <w:numPr>
          <w:ilvl w:val="0"/>
          <w:numId w:val="12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67" name="Picture"/>
            <a:graphic>
              <a:graphicData uri="http://schemas.openxmlformats.org/drawingml/2006/picture">
                <pic:pic>
                  <pic:nvPicPr>
                    <pic:cNvPr descr="assets/images/matrix-agents.png" id="668" name="Picture"/>
                    <pic:cNvPicPr>
                      <a:picLocks noChangeArrowheads="1" noChangeAspect="1"/>
                    </pic:cNvPicPr>
                  </pic:nvPicPr>
                  <pic:blipFill>
                    <a:blip r:embed="rId66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69">
        <w:r>
          <w:rPr>
            <w:rStyle w:val="Hyperlink"/>
          </w:rPr>
          <w:t xml:space="preserve">Agents</w:t>
        </w:r>
      </w:hyperlink>
    </w:p>
    <w:bookmarkEnd w:id="670"/>
    <w:bookmarkEnd w:id="671"/>
    <w:bookmarkStart w:id="67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2" name="Picture"/>
                  <a:graphic>
                    <a:graphicData uri="http://schemas.openxmlformats.org/drawingml/2006/picture">
                      <pic:pic>
                        <pic:nvPicPr>
                          <pic:cNvPr descr="/opt/quarto/share/formats/docx/note.png" id="67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74">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warning.png" id="67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3"/>
              </w:numPr>
            </w:pPr>
            <w:r>
              <w:t xml:space="preserve">Access secrets and credentials</w:t>
            </w:r>
          </w:p>
          <w:p>
            <w:pPr>
              <w:pStyle w:val="Compact"/>
              <w:numPr>
                <w:ilvl w:val="0"/>
                <w:numId w:val="1253"/>
              </w:numPr>
            </w:pPr>
            <w:r>
              <w:t xml:space="preserve">Deploy code to production</w:t>
            </w:r>
          </w:p>
          <w:p>
            <w:pPr>
              <w:pStyle w:val="Compact"/>
              <w:numPr>
                <w:ilvl w:val="0"/>
                <w:numId w:val="12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77"/>
    <w:bookmarkStart w:id="68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7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4"/>
        </w:numPr>
      </w:pPr>
      <w:r>
        <w:t xml:space="preserve">Data exfiltration</w:t>
      </w:r>
    </w:p>
    <w:p>
      <w:pPr>
        <w:pStyle w:val="Compact"/>
        <w:numPr>
          <w:ilvl w:val="0"/>
          <w:numId w:val="1254"/>
        </w:numPr>
      </w:pPr>
      <w:r>
        <w:t xml:space="preserve">Accidental leaks of sensitive information</w:t>
      </w:r>
    </w:p>
    <w:p>
      <w:pPr>
        <w:pStyle w:val="Compact"/>
        <w:numPr>
          <w:ilvl w:val="0"/>
          <w:numId w:val="1254"/>
        </w:numPr>
      </w:pPr>
      <w:r>
        <w:t xml:space="preserve">Execution of malicious instructions</w:t>
      </w:r>
    </w:p>
    <w:p>
      <w:pPr>
        <w:pStyle w:val="FirstParagraph"/>
      </w:pPr>
      <w:r>
        <w:t xml:space="preserve">By default, the agent’s firewall allows access to:</w:t>
      </w:r>
    </w:p>
    <w:p>
      <w:pPr>
        <w:pStyle w:val="Compact"/>
        <w:numPr>
          <w:ilvl w:val="0"/>
          <w:numId w:val="1255"/>
        </w:numPr>
      </w:pPr>
      <w:r>
        <w:t xml:space="preserve">Common OS package repositories (Debian, Ubuntu, Red Hat, etc.)</w:t>
      </w:r>
    </w:p>
    <w:p>
      <w:pPr>
        <w:pStyle w:val="Compact"/>
        <w:numPr>
          <w:ilvl w:val="0"/>
          <w:numId w:val="1255"/>
        </w:numPr>
      </w:pPr>
      <w:r>
        <w:t xml:space="preserve">Popular container registries (Docker Hub, Azure Container Registry, AWS ECR, etc.)</w:t>
      </w:r>
    </w:p>
    <w:p>
      <w:pPr>
        <w:pStyle w:val="Compact"/>
        <w:numPr>
          <w:ilvl w:val="0"/>
          <w:numId w:val="1255"/>
        </w:numPr>
      </w:pPr>
      <w:r>
        <w:t xml:space="preserve">Language-specific package registries (npm, PyPI, Maven, RubyGems, etc.)</w:t>
      </w:r>
    </w:p>
    <w:p>
      <w:pPr>
        <w:pStyle w:val="Compact"/>
        <w:numPr>
          <w:ilvl w:val="0"/>
          <w:numId w:val="12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78">
        <w:r>
          <w:rPr>
            <w:rStyle w:val="Hyperlink"/>
          </w:rPr>
          <w:t xml:space="preserve">Copilot allowlist reference</w:t>
        </w:r>
      </w:hyperlink>
      <w:r>
        <w:t xml:space="preserve">.</w:t>
      </w:r>
    </w:p>
    <w:bookmarkEnd w:id="679"/>
    <w:bookmarkStart w:id="68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56"/>
        </w:numPr>
      </w:pPr>
      <w:r>
        <w:t xml:space="preserve">Add custom hosts to the allowlist (for internal dependencies or additional registries)</w:t>
      </w:r>
    </w:p>
    <w:p>
      <w:pPr>
        <w:pStyle w:val="Compact"/>
        <w:numPr>
          <w:ilvl w:val="0"/>
          <w:numId w:val="1256"/>
        </w:numPr>
      </w:pPr>
      <w:r>
        <w:t xml:space="preserve">Opt out of the default recommended allowlist for stricter security</w:t>
      </w:r>
    </w:p>
    <w:p>
      <w:pPr>
        <w:pStyle w:val="Compact"/>
        <w:numPr>
          <w:ilvl w:val="0"/>
          <w:numId w:val="12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80">
        <w:r>
          <w:rPr>
            <w:rStyle w:val="Hyperlink"/>
          </w:rPr>
          <w:t xml:space="preserve">Customizing or disabling the firewall for GitHub Copilot coding agent</w:t>
        </w:r>
      </w:hyperlink>
      <w:r>
        <w:t xml:space="preserve">.</w:t>
      </w:r>
    </w:p>
    <w:bookmarkEnd w:id="681"/>
    <w:bookmarkStart w:id="68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58"/>
        </w:numPr>
      </w:pPr>
      <w:r>
        <w:rPr>
          <w:rStyle w:val="VerbatimChar"/>
        </w:rPr>
        <w:t xml:space="preserve">cran.r-project.org</w:t>
      </w:r>
      <w:r>
        <w:t xml:space="preserve"> </w:t>
      </w:r>
      <w:r>
        <w:t xml:space="preserve">- The Comprehensive R Archive Network</w:t>
      </w:r>
    </w:p>
    <w:p>
      <w:pPr>
        <w:pStyle w:val="Compact"/>
        <w:numPr>
          <w:ilvl w:val="0"/>
          <w:numId w:val="1258"/>
        </w:numPr>
      </w:pPr>
      <w:r>
        <w:rPr>
          <w:rStyle w:val="VerbatimChar"/>
        </w:rPr>
        <w:t xml:space="preserve">cloud.r-project.org</w:t>
      </w:r>
      <w:r>
        <w:t xml:space="preserve"> </w:t>
      </w:r>
      <w:r>
        <w:t xml:space="preserve">- CRAN mirror (cloud-based)</w:t>
      </w:r>
    </w:p>
    <w:p>
      <w:pPr>
        <w:pStyle w:val="Compact"/>
        <w:numPr>
          <w:ilvl w:val="0"/>
          <w:numId w:val="12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0"/>
        </w:numPr>
      </w:pPr>
      <w:r>
        <w:rPr>
          <w:rStyle w:val="VerbatimChar"/>
        </w:rPr>
        <w:t xml:space="preserve">en.wikipedia.org</w:t>
      </w:r>
      <w:r>
        <w:t xml:space="preserve"> </w:t>
      </w:r>
      <w:r>
        <w:t xml:space="preserve">- General reference and technical documentation</w:t>
      </w:r>
    </w:p>
    <w:p>
      <w:pPr>
        <w:pStyle w:val="Compact"/>
        <w:numPr>
          <w:ilvl w:val="0"/>
          <w:numId w:val="1260"/>
        </w:numPr>
      </w:pPr>
      <w:r>
        <w:rPr>
          <w:rStyle w:val="VerbatimChar"/>
        </w:rPr>
        <w:t xml:space="preserve">r-project.org</w:t>
      </w:r>
      <w:r>
        <w:t xml:space="preserve"> </w:t>
      </w:r>
      <w:r>
        <w:t xml:space="preserve">- Official R project website</w:t>
      </w:r>
    </w:p>
    <w:p>
      <w:pPr>
        <w:pStyle w:val="Compact"/>
        <w:numPr>
          <w:ilvl w:val="0"/>
          <w:numId w:val="1260"/>
        </w:numPr>
      </w:pPr>
      <w:r>
        <w:rPr>
          <w:rStyle w:val="VerbatimChar"/>
        </w:rPr>
        <w:t xml:space="preserve">quarto.org</w:t>
      </w:r>
      <w:r>
        <w:t xml:space="preserve"> </w:t>
      </w:r>
      <w:r>
        <w:t xml:space="preserve">- Quarto publishing system documentation</w:t>
      </w:r>
    </w:p>
    <w:p>
      <w:pPr>
        <w:pStyle w:val="Compact"/>
        <w:numPr>
          <w:ilvl w:val="0"/>
          <w:numId w:val="12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1"/>
        </w:numPr>
      </w:pPr>
      <w:r>
        <w:rPr>
          <w:rStyle w:val="VerbatimChar"/>
        </w:rPr>
        <w:t xml:space="preserve">github.com/tidyverse/*</w:t>
      </w:r>
      <w:r>
        <w:t xml:space="preserve"> </w:t>
      </w:r>
      <w:r>
        <w:t xml:space="preserve">- Tidyverse package source code</w:t>
      </w:r>
    </w:p>
    <w:p>
      <w:pPr>
        <w:pStyle w:val="Compact"/>
        <w:numPr>
          <w:ilvl w:val="0"/>
          <w:numId w:val="1261"/>
        </w:numPr>
      </w:pPr>
      <w:r>
        <w:rPr>
          <w:rStyle w:val="VerbatimChar"/>
        </w:rPr>
        <w:t xml:space="preserve">github.com/r-lib/*</w:t>
      </w:r>
      <w:r>
        <w:t xml:space="preserve"> </w:t>
      </w:r>
      <w:r>
        <w:t xml:space="preserve">- R-lib package source code</w:t>
      </w:r>
    </w:p>
    <w:p>
      <w:pPr>
        <w:pStyle w:val="Compact"/>
        <w:numPr>
          <w:ilvl w:val="0"/>
          <w:numId w:val="1261"/>
        </w:numPr>
      </w:pPr>
      <w:r>
        <w:rPr>
          <w:rStyle w:val="VerbatimChar"/>
        </w:rPr>
        <w:t xml:space="preserve">github.com/rstudio/*</w:t>
      </w:r>
      <w:r>
        <w:t xml:space="preserve"> </w:t>
      </w:r>
      <w:r>
        <w:t xml:space="preserve">- RStudio package source code</w:t>
      </w:r>
    </w:p>
    <w:p>
      <w:pPr>
        <w:pStyle w:val="Compact"/>
        <w:numPr>
          <w:ilvl w:val="0"/>
          <w:numId w:val="12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2" name="Picture"/>
                  <a:graphic>
                    <a:graphicData uri="http://schemas.openxmlformats.org/drawingml/2006/picture">
                      <pic:pic>
                        <pic:nvPicPr>
                          <pic:cNvPr descr="/opt/quarto/share/formats/docx/tip.png" id="68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2"/>
              </w:numPr>
            </w:pPr>
            <w:r>
              <w:t xml:space="preserve">Coding agents report blocked access to these sites</w:t>
            </w:r>
          </w:p>
          <w:p>
            <w:pPr>
              <w:pStyle w:val="Compact"/>
              <w:numPr>
                <w:ilvl w:val="0"/>
                <w:numId w:val="1262"/>
              </w:numPr>
            </w:pPr>
            <w:r>
              <w:t xml:space="preserve">You’re working on R or data science projects that use these packages</w:t>
            </w:r>
          </w:p>
          <w:p>
            <w:pPr>
              <w:pStyle w:val="Compact"/>
              <w:numPr>
                <w:ilvl w:val="0"/>
                <w:numId w:val="12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4" name="Picture"/>
                  <a:graphic>
                    <a:graphicData uri="http://schemas.openxmlformats.org/drawingml/2006/picture">
                      <pic:pic>
                        <pic:nvPicPr>
                          <pic:cNvPr descr="/opt/quarto/share/formats/docx/note.png" id="68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3"/>
              </w:numPr>
            </w:pPr>
            <w:r>
              <w:t xml:space="preserve">Maintained by reputable organizations (Tidyverse, RStudio/Posit, R Core Team, rOpenSci)</w:t>
            </w:r>
          </w:p>
          <w:p>
            <w:pPr>
              <w:pStyle w:val="Compact"/>
              <w:numPr>
                <w:ilvl w:val="0"/>
                <w:numId w:val="1263"/>
              </w:numPr>
            </w:pPr>
            <w:r>
              <w:t xml:space="preserve">Widely used in the R community</w:t>
            </w:r>
          </w:p>
          <w:p>
            <w:pPr>
              <w:pStyle w:val="Compact"/>
              <w:numPr>
                <w:ilvl w:val="0"/>
                <w:numId w:val="1263"/>
              </w:numPr>
            </w:pPr>
            <w:r>
              <w:t xml:space="preserve">Focused on documentation and package distribution</w:t>
            </w:r>
          </w:p>
          <w:p>
            <w:pPr>
              <w:pStyle w:val="Compact"/>
              <w:numPr>
                <w:ilvl w:val="0"/>
                <w:numId w:val="12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86"/>
    <w:bookmarkEnd w:id="687"/>
    <w:bookmarkStart w:id="706" w:name="sec-ai-offline"/>
    <w:p>
      <w:pPr>
        <w:pStyle w:val="Heading3"/>
      </w:pPr>
      <w:ins w:id="2353" w:author="PR Preview" w:date="2024-01-01T00:00:00Z">
        <w:r>
          <w:t xml:space="preserve">18.5.10 Running Coding Agents Offline</w:t>
        </w:r>
      </w:ins>
    </w:p>
    <w:p>
      <w:pPr>
        <w:pStyle w:val="FirstParagraph"/>
      </w:pPr>
      <w:ins w:id="2354" w:author="PR Preview" w:date="2024-01-01T00:00:00Z">
        <w:r>
          <w:t xml:space="preserve">Some environments restrict or prohibit internet access—high-performance computing (HPC) clusters,</w:t>
        </w:r>
      </w:ins>
      <w:ins w:id="2354" w:author="PR Preview" w:date="2024-01-01T00:00:00Z">
        <w:r>
          <w:t xml:space="preserve"> </w:t>
        </w:r>
      </w:ins>
      <w:ins w:id="2354" w:author="PR Preview" w:date="2024-01-01T00:00:00Z">
        <w:r>
          <w:t xml:space="preserve">hospital networks,</w:t>
        </w:r>
      </w:ins>
      <w:ins w:id="2354" w:author="PR Preview" w:date="2024-01-01T00:00:00Z">
        <w:r>
          <w:t xml:space="preserve"> </w:t>
        </w:r>
      </w:ins>
      <w:ins w:id="2354" w:author="PR Preview" w:date="2024-01-01T00:00:00Z">
        <w:r>
          <w:t xml:space="preserve">or air-gapped research servers may block connections to cloud AI providers.</w:t>
        </w:r>
      </w:ins>
      <w:ins w:id="2354" w:author="PR Preview" w:date="2024-01-01T00:00:00Z">
        <w:r>
          <w:t xml:space="preserve"> </w:t>
        </w:r>
      </w:ins>
      <w:ins w:id="2354" w:author="PR Preview" w:date="2024-01-01T00:00:00Z">
        <w:r>
          <w:t xml:space="preserve">Running a local AI model lets you use coding assistance in these settings</w:t>
        </w:r>
      </w:ins>
      <w:ins w:id="2354" w:author="PR Preview" w:date="2024-01-01T00:00:00Z">
        <w:r>
          <w:t xml:space="preserve"> </w:t>
        </w:r>
      </w:ins>
      <w:ins w:id="2354" w:author="PR Preview" w:date="2024-01-01T00:00:00Z">
        <w:r>
          <w:t xml:space="preserve">without sending code to external servers,</w:t>
        </w:r>
      </w:ins>
      <w:ins w:id="2354" w:author="PR Preview" w:date="2024-01-01T00:00:00Z">
        <w:r>
          <w:t xml:space="preserve"> </w:t>
        </w:r>
      </w:ins>
      <w:ins w:id="2354" w:author="PR Preview" w:date="2024-01-01T00:00:00Z">
        <w:r>
          <w:t xml:space="preserve">which also addresses data-privacy concerns</w:t>
        </w:r>
      </w:ins>
      <w:ins w:id="2354" w:author="PR Preview" w:date="2024-01-01T00:00:00Z">
        <w:r>
          <w:t xml:space="preserve"> </w:t>
        </w:r>
      </w:ins>
      <w:ins w:id="2354" w:author="PR Preview" w:date="2024-01-01T00:00:00Z">
        <w:r>
          <w:t xml:space="preserve">when working with sensitive or confidential data.</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8" name="Picture"/>
                  <a:graphic>
                    <a:graphicData uri="http://schemas.openxmlformats.org/drawingml/2006/picture">
                      <pic:pic>
                        <pic:nvPicPr>
                          <pic:cNvPr descr="/opt/quarto/share/formats/docx/note.png" id="6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require significant hardware (typically a GPU with ≥8 GB VRAM),</w:t>
            </w:r>
            <w:r>
              <w:t xml:space="preserve"> </w:t>
            </w:r>
            <w:r>
              <w:t xml:space="preserve">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696" w:name="running-a-local-model-with-ollama"/>
    <w:p>
      <w:pPr>
        <w:pStyle w:val="Heading4"/>
      </w:pPr>
      <w:ins w:id="2355" w:author="PR Preview" w:date="2024-01-01T00:00:00Z">
        <w:r>
          <w:t xml:space="preserve">18.5.10.1 Running a Local Model with Ollama</w:t>
        </w:r>
      </w:ins>
    </w:p>
    <w:p>
      <w:pPr>
        <w:pStyle w:val="FirstParagraph"/>
      </w:pPr>
      <w:hyperlink r:id="rId690">
        <w:r>
          <w:rPr>
            <w:rStyle w:val="Hyperlink"/>
          </w:rPr>
          <w:t xml:space="preserve">Ollama</w:t>
        </w:r>
      </w:hyperlink>
      <w:ins w:id="2356" w:author="PR Preview" w:date="2024-01-01T00:00:00Z">
        <w:r>
          <w:t xml:space="preserve"> </w:t>
        </w:r>
      </w:ins>
      <w:ins w:id="2356" w:author="PR Preview" w:date="2024-01-01T00:00:00Z">
        <w:r>
          <w:t xml:space="preserve">is a common way to run open-weight AI models locally.</w:t>
        </w:r>
      </w:ins>
      <w:ins w:id="2356" w:author="PR Preview" w:date="2024-01-01T00:00:00Z">
        <w:r>
          <w:t xml:space="preserve"> </w:t>
        </w:r>
      </w:ins>
      <w:ins w:id="2356" w:author="PR Preview" w:date="2024-01-01T00:00:00Z">
        <w:r>
          <w:t xml:space="preserve">It packages models and a simple API server into a single tool</w:t>
        </w:r>
      </w:ins>
      <w:ins w:id="2356" w:author="PR Preview" w:date="2024-01-01T00:00:00Z">
        <w:r>
          <w:t xml:space="preserve"> </w:t>
        </w:r>
      </w:ins>
      <w:ins w:id="2356" w:author="PR Preview" w:date="2024-01-01T00:00:00Z">
        <w:r>
          <w:t xml:space="preserve">and is available for macOS, Linux, and Windows.</w:t>
        </w:r>
      </w:ins>
    </w:p>
    <w:p>
      <w:pPr>
        <w:pStyle w:val="BodyText"/>
      </w:pPr>
      <w:ins w:id="2357" w:author="PR Preview" w:date="2024-01-01T00:00:00Z">
        <w:r>
          <w:rPr>
            <w:b/>
            <w:bCs/>
          </w:rPr>
          <w:t xml:space="preserve">Install Ollama:</w:t>
        </w:r>
      </w:ins>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692" name="Picture"/>
                  <a:graphic>
                    <a:graphicData uri="http://schemas.openxmlformats.org/drawingml/2006/picture">
                      <pic:pic>
                        <pic:nvPicPr>
                          <pic:cNvPr descr="/opt/quarto/share/formats/docx/caution.png" id="693" name="Picture"/>
                          <pic:cNvPicPr>
                            <a:picLocks noChangeArrowheads="1" noChangeAspect="1"/>
                          </pic:cNvPicPr>
                        </pic:nvPicPr>
                        <pic:blipFill>
                          <a:blip r:embed="rId6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rPr>
                <w:rStyle w:val="VerbatimChar"/>
              </w:rPr>
              <w:t xml:space="preserve">curl -fsSL https://ollama.com/install.sh | less</w:t>
            </w:r>
            <w:r>
              <w:t xml:space="preserve">.</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694">
              <w:r>
                <w:rPr>
                  <w:rStyle w:val="Hyperlink"/>
                </w:rPr>
                <w:t xml:space="preserve">Ollama releases page</w:t>
              </w:r>
            </w:hyperlink>
            <w:r>
              <w:t xml:space="preserve">.</w:t>
            </w:r>
          </w:p>
          <w:p/>
        </w:tc>
      </w:tr>
    </w:tbl>
    <w:p>
      <w:pPr>
        <w:pStyle w:val="BodyText"/>
      </w:pPr>
      <w:ins w:id="2358" w:author="PR Preview" w:date="2024-01-01T00:00:00Z">
        <w:r>
          <w:t xml:space="preserve"> </w:t>
        </w:r>
      </w:ins>
    </w:p>
    <w:p>
      <w:pPr>
        <w:pStyle w:val="SourceCode"/>
      </w:pPr>
      <w:ins w:id="2359" w:author="PR Preview" w:date="2024-01-01T00:00:00Z">
        <w:r>
          <w:rPr>
            <w:rStyle w:val="CommentTok"/>
          </w:rPr>
          <w:t xml:space="preserve"># macOS / Linux (one-liner from ollama.com)</w:t>
        </w:r>
      </w:ins>
      <w:ins w:id="2359" w:author="PR Preview" w:date="2024-01-01T00:00:00Z">
        <w:r>
          <w:br/>
        </w:r>
      </w:ins>
      <w:ins w:id="2359" w:author="PR Preview" w:date="2024-01-01T00:00:00Z">
        <w:r>
          <w:rPr>
            <w:rStyle w:val="ExtensionTok"/>
          </w:rPr>
          <w:t xml:space="preserve">curl</w:t>
        </w:r>
      </w:ins>
      <w:ins w:id="2359" w:author="PR Preview" w:date="2024-01-01T00:00:00Z">
        <w:r>
          <w:rPr>
            <w:rStyle w:val="NormalTok"/>
          </w:rPr>
          <w:t xml:space="preserve"> </w:t>
        </w:r>
      </w:ins>
      <w:ins w:id="2359" w:author="PR Preview" w:date="2024-01-01T00:00:00Z">
        <w:r>
          <w:rPr>
            <w:rStyle w:val="AttributeTok"/>
          </w:rPr>
          <w:t xml:space="preserve">-fsSL</w:t>
        </w:r>
      </w:ins>
      <w:ins w:id="2359" w:author="PR Preview" w:date="2024-01-01T00:00:00Z">
        <w:r>
          <w:rPr>
            <w:rStyle w:val="NormalTok"/>
          </w:rPr>
          <w:t xml:space="preserve"> https://ollama.com/install.sh </w:t>
        </w:r>
      </w:ins>
      <w:ins w:id="2359" w:author="PR Preview" w:date="2024-01-01T00:00:00Z">
        <w:r>
          <w:rPr>
            <w:rStyle w:val="KeywordTok"/>
          </w:rPr>
          <w:t xml:space="preserve">|</w:t>
        </w:r>
      </w:ins>
      <w:ins w:id="2359" w:author="PR Preview" w:date="2024-01-01T00:00:00Z">
        <w:r>
          <w:rPr>
            <w:rStyle w:val="NormalTok"/>
          </w:rPr>
          <w:t xml:space="preserve"> </w:t>
        </w:r>
      </w:ins>
      <w:ins w:id="2359" w:author="PR Preview" w:date="2024-01-01T00:00:00Z">
        <w:r>
          <w:rPr>
            <w:rStyle w:val="FunctionTok"/>
          </w:rPr>
          <w:t xml:space="preserve">sh</w:t>
        </w:r>
      </w:ins>
    </w:p>
    <w:p>
      <w:pPr>
        <w:pStyle w:val="FirstParagraph"/>
      </w:pPr>
      <w:ins w:id="2360" w:author="PR Preview" w:date="2024-01-01T00:00:00Z">
        <w:r>
          <w:t xml:space="preserve">On Windows, download the installer from</w:t>
        </w:r>
      </w:ins>
      <w:ins w:id="2360" w:author="PR Preview" w:date="2024-01-01T00:00:00Z">
        <w:r>
          <w:t xml:space="preserve"> </w:t>
        </w:r>
      </w:ins>
      <w:hyperlink r:id="rId695">
        <w:r>
          <w:rPr>
            <w:rStyle w:val="Hyperlink"/>
          </w:rPr>
          <w:t xml:space="preserve">https://ollama.com/download</w:t>
        </w:r>
      </w:hyperlink>
      <w:ins w:id="2360" w:author="PR Preview" w:date="2024-01-01T00:00:00Z">
        <w:r>
          <w:t xml:space="preserve">.</w:t>
        </w:r>
      </w:ins>
    </w:p>
    <w:p>
      <w:pPr>
        <w:pStyle w:val="BodyText"/>
      </w:pPr>
      <w:ins w:id="2361" w:author="PR Preview" w:date="2024-01-01T00:00:00Z">
        <w:r>
          <w:rPr>
            <w:b/>
            <w:bCs/>
          </w:rPr>
          <w:t xml:space="preserve">Pull a code-focused model:</w:t>
        </w:r>
      </w:ins>
    </w:p>
    <w:p>
      <w:pPr>
        <w:pStyle w:val="SourceCode"/>
      </w:pPr>
      <w:ins w:id="2362" w:author="PR Preview" w:date="2024-01-01T00:00:00Z">
        <w:r>
          <w:rPr>
            <w:rStyle w:val="CommentTok"/>
          </w:rPr>
          <w:t xml:space="preserve"># Smaller, faster; works on most machines with a modern GPU or Apple Silicon</w:t>
        </w:r>
      </w:ins>
      <w:ins w:id="2362" w:author="PR Preview" w:date="2024-01-01T00:00:00Z">
        <w:r>
          <w:br/>
        </w:r>
      </w:ins>
      <w:ins w:id="2362" w:author="PR Preview" w:date="2024-01-01T00:00:00Z">
        <w:r>
          <w:rPr>
            <w:rStyle w:val="ExtensionTok"/>
          </w:rPr>
          <w:t xml:space="preserve">ollama</w:t>
        </w:r>
      </w:ins>
      <w:ins w:id="2362" w:author="PR Preview" w:date="2024-01-01T00:00:00Z">
        <w:r>
          <w:rPr>
            <w:rStyle w:val="NormalTok"/>
          </w:rPr>
          <w:t xml:space="preserve"> pull qwen2.5-coder:7b</w:t>
        </w:r>
      </w:ins>
      <w:ins w:id="2362" w:author="PR Preview" w:date="2024-01-01T00:00:00Z">
        <w:r>
          <w:br/>
        </w:r>
      </w:ins>
      <w:ins w:id="2362" w:author="PR Preview" w:date="2024-01-01T00:00:00Z">
        <w:r>
          <w:br/>
        </w:r>
      </w:ins>
      <w:ins w:id="2362" w:author="PR Preview" w:date="2024-01-01T00:00:00Z">
        <w:r>
          <w:rPr>
            <w:rStyle w:val="CommentTok"/>
          </w:rPr>
          <w:t xml:space="preserve"># More capable; requires ~8 GB VRAM</w:t>
        </w:r>
      </w:ins>
      <w:ins w:id="2362" w:author="PR Preview" w:date="2024-01-01T00:00:00Z">
        <w:r>
          <w:br/>
        </w:r>
      </w:ins>
      <w:ins w:id="2362" w:author="PR Preview" w:date="2024-01-01T00:00:00Z">
        <w:r>
          <w:rPr>
            <w:rStyle w:val="ExtensionTok"/>
          </w:rPr>
          <w:t xml:space="preserve">ollama</w:t>
        </w:r>
      </w:ins>
      <w:ins w:id="2362" w:author="PR Preview" w:date="2024-01-01T00:00:00Z">
        <w:r>
          <w:rPr>
            <w:rStyle w:val="NormalTok"/>
          </w:rPr>
          <w:t xml:space="preserve"> pull qwen2.5-coder:32b</w:t>
        </w:r>
      </w:ins>
      <w:ins w:id="2362" w:author="PR Preview" w:date="2024-01-01T00:00:00Z">
        <w:r>
          <w:br/>
        </w:r>
      </w:ins>
      <w:ins w:id="2362" w:author="PR Preview" w:date="2024-01-01T00:00:00Z">
        <w:r>
          <w:br/>
        </w:r>
      </w:ins>
      <w:ins w:id="2362" w:author="PR Preview" w:date="2024-01-01T00:00:00Z">
        <w:r>
          <w:rPr>
            <w:rStyle w:val="CommentTok"/>
          </w:rPr>
          <w:t xml:space="preserve"># Alternatively, a general-purpose model</w:t>
        </w:r>
      </w:ins>
      <w:ins w:id="2362" w:author="PR Preview" w:date="2024-01-01T00:00:00Z">
        <w:r>
          <w:br/>
        </w:r>
      </w:ins>
      <w:ins w:id="2362" w:author="PR Preview" w:date="2024-01-01T00:00:00Z">
        <w:r>
          <w:rPr>
            <w:rStyle w:val="ExtensionTok"/>
          </w:rPr>
          <w:t xml:space="preserve">ollama</w:t>
        </w:r>
      </w:ins>
      <w:ins w:id="2362" w:author="PR Preview" w:date="2024-01-01T00:00:00Z">
        <w:r>
          <w:rPr>
            <w:rStyle w:val="NormalTok"/>
          </w:rPr>
          <w:t xml:space="preserve"> pull llama3.3</w:t>
        </w:r>
      </w:ins>
    </w:p>
    <w:p>
      <w:pPr>
        <w:pStyle w:val="FirstParagraph"/>
      </w:pPr>
      <w:ins w:id="2363" w:author="PR Preview" w:date="2024-01-01T00:00:00Z">
        <w:r>
          <w:rPr>
            <w:b/>
            <w:bCs/>
          </w:rPr>
          <w:t xml:space="preserve">Start the Ollama server:</w:t>
        </w:r>
      </w:ins>
    </w:p>
    <w:p>
      <w:pPr>
        <w:pStyle w:val="SourceCode"/>
      </w:pPr>
      <w:ins w:id="2364" w:author="PR Preview" w:date="2024-01-01T00:00:00Z">
        <w:r>
          <w:rPr>
            <w:rStyle w:val="ExtensionTok"/>
          </w:rPr>
          <w:t xml:space="preserve">ollama</w:t>
        </w:r>
      </w:ins>
      <w:ins w:id="2364" w:author="PR Preview" w:date="2024-01-01T00:00:00Z">
        <w:r>
          <w:rPr>
            <w:rStyle w:val="NormalTok"/>
          </w:rPr>
          <w:t xml:space="preserve"> serve</w:t>
        </w:r>
      </w:ins>
    </w:p>
    <w:p>
      <w:pPr>
        <w:pStyle w:val="FirstParagraph"/>
      </w:pPr>
      <w:ins w:id="2365" w:author="PR Preview" w:date="2024-01-01T00:00:00Z">
        <w:r>
          <w:t xml:space="preserve">By default the server listens at</w:t>
        </w:r>
      </w:ins>
      <w:ins w:id="2365" w:author="PR Preview" w:date="2024-01-01T00:00:00Z">
        <w:r>
          <w:t xml:space="preserve"> </w:t>
        </w:r>
      </w:ins>
      <w:ins w:id="2365" w:author="PR Preview" w:date="2024-01-01T00:00:00Z">
        <w:r>
          <w:rPr>
            <w:rStyle w:val="VerbatimChar"/>
          </w:rPr>
          <w:t xml:space="preserve">http://localhost:11434</w:t>
        </w:r>
      </w:ins>
      <w:ins w:id="2365" w:author="PR Preview" w:date="2024-01-01T00:00:00Z">
        <w:r>
          <w:t xml:space="preserve">.</w:t>
        </w:r>
      </w:ins>
    </w:p>
    <w:bookmarkEnd w:id="696"/>
    <w:bookmarkStart w:id="699" w:name="connecting-positron-assistant-to-ollama"/>
    <w:p>
      <w:pPr>
        <w:pStyle w:val="Heading4"/>
      </w:pPr>
      <w:ins w:id="2366" w:author="PR Preview" w:date="2024-01-01T00:00:00Z">
        <w:r>
          <w:t xml:space="preserve">18.5.10.2 Connecting Positron Assistant to Ollama</w:t>
        </w:r>
      </w:ins>
    </w:p>
    <w:p>
      <w:pPr>
        <w:pStyle w:val="FirstParagraph"/>
      </w:pPr>
      <w:hyperlink r:id="rId697">
        <w:r>
          <w:rPr>
            <w:rStyle w:val="Hyperlink"/>
          </w:rPr>
          <w:t xml:space="preserve">Positron</w:t>
        </w:r>
      </w:hyperlink>
      <w:ins w:id="2367" w:author="PR Preview" w:date="2024-01-01T00:00:00Z">
        <w:r>
          <w:t xml:space="preserve"> </w:t>
        </w:r>
      </w:ins>
      <w:ins w:id="2367" w:author="PR Preview" w:date="2024-01-01T00:00:00Z">
        <w:r>
          <w:t xml:space="preserve">supports Ollama natively through the</w:t>
        </w:r>
      </w:ins>
      <w:ins w:id="2367" w:author="PR Preview" w:date="2024-01-01T00:00:00Z">
        <w:r>
          <w:t xml:space="preserve"> </w:t>
        </w:r>
      </w:ins>
      <w:hyperlink r:id="rId698">
        <w:r>
          <w:rPr>
            <w:rStyle w:val="Hyperlink"/>
          </w:rPr>
          <w:t xml:space="preserve">OpenAI-compatible API endpoint</w:t>
        </w:r>
      </w:hyperlink>
      <w:ins w:id="2367" w:author="PR Preview" w:date="2024-01-01T00:00:00Z">
        <w:r>
          <w:t xml:space="preserve"> </w:t>
        </w:r>
      </w:ins>
      <w:ins w:id="2367" w:author="PR Preview" w:date="2024-01-01T00:00:00Z">
        <w:r>
          <w:t xml:space="preserve">that Ollama exposes.</w:t>
        </w:r>
      </w:ins>
    </w:p>
    <w:p>
      <w:pPr>
        <w:pStyle w:val="Compact"/>
        <w:numPr>
          <w:ilvl w:val="0"/>
          <w:numId w:val="1264"/>
        </w:numPr>
      </w:pPr>
      <w:ins w:id="2368" w:author="PR Preview" w:date="2024-01-01T00:00:00Z">
        <w:r>
          <w:t xml:space="preserve">Open the Command Palette with</w:t>
        </w:r>
      </w:ins>
      <w:ins w:id="2368" w:author="PR Preview" w:date="2024-01-01T00:00:00Z">
        <w:r>
          <w:t xml:space="preserve"> </w:t>
        </w:r>
      </w:ins>
      <w:ins w:id="2368" w:author="PR Preview" w:date="2024-01-01T00:00:00Z">
        <w:r>
          <w:rPr>
            <w:rStyle w:val="VerbatimChar"/>
          </w:rPr>
          <w:t xml:space="preserve">Cmd+Shift+P</w:t>
        </w:r>
      </w:ins>
      <w:ins w:id="2368" w:author="PR Preview" w:date="2024-01-01T00:00:00Z">
        <w:r>
          <w:t xml:space="preserve"> </w:t>
        </w:r>
      </w:ins>
      <w:ins w:id="2368" w:author="PR Preview" w:date="2024-01-01T00:00:00Z">
        <w:r>
          <w:t xml:space="preserve">(macOS) or</w:t>
        </w:r>
      </w:ins>
      <w:ins w:id="2368" w:author="PR Preview" w:date="2024-01-01T00:00:00Z">
        <w:r>
          <w:t xml:space="preserve"> </w:t>
        </w:r>
      </w:ins>
      <w:ins w:id="2368" w:author="PR Preview" w:date="2024-01-01T00:00:00Z">
        <w:r>
          <w:rPr>
            <w:rStyle w:val="VerbatimChar"/>
          </w:rPr>
          <w:t xml:space="preserve">Ctrl+Shift+P</w:t>
        </w:r>
      </w:ins>
      <w:ins w:id="2368" w:author="PR Preview" w:date="2024-01-01T00:00:00Z">
        <w:r>
          <w:t xml:space="preserve"> </w:t>
        </w:r>
      </w:ins>
      <w:ins w:id="2368" w:author="PR Preview" w:date="2024-01-01T00:00:00Z">
        <w:r>
          <w:t xml:space="preserve">(Windows/Linux).</w:t>
        </w:r>
      </w:ins>
    </w:p>
    <w:p>
      <w:pPr>
        <w:pStyle w:val="Compact"/>
        <w:numPr>
          <w:ilvl w:val="0"/>
          <w:numId w:val="1264"/>
        </w:numPr>
      </w:pPr>
      <w:ins w:id="2369" w:author="PR Preview" w:date="2024-01-01T00:00:00Z">
        <w:r>
          <w:t xml:space="preserve">Run</w:t>
        </w:r>
      </w:ins>
      <w:ins w:id="2369" w:author="PR Preview" w:date="2024-01-01T00:00:00Z">
        <w:r>
          <w:t xml:space="preserve"> </w:t>
        </w:r>
      </w:ins>
      <w:ins w:id="2369" w:author="PR Preview" w:date="2024-01-01T00:00:00Z">
        <w:r>
          <w:rPr>
            <w:b/>
            <w:bCs/>
          </w:rPr>
          <w:t xml:space="preserve">Positron Assistant: Configure Language Model Providers</w:t>
        </w:r>
      </w:ins>
      <w:ins w:id="2369" w:author="PR Preview" w:date="2024-01-01T00:00:00Z">
        <w:r>
          <w:t xml:space="preserve">.</w:t>
        </w:r>
      </w:ins>
    </w:p>
    <w:p>
      <w:pPr>
        <w:pStyle w:val="Compact"/>
        <w:numPr>
          <w:ilvl w:val="0"/>
          <w:numId w:val="1264"/>
        </w:numPr>
      </w:pPr>
      <w:ins w:id="2370" w:author="PR Preview" w:date="2024-01-01T00:00:00Z">
        <w:r>
          <w:t xml:space="preserve">Select</w:t>
        </w:r>
      </w:ins>
      <w:ins w:id="2370" w:author="PR Preview" w:date="2024-01-01T00:00:00Z">
        <w:r>
          <w:t xml:space="preserve"> </w:t>
        </w:r>
      </w:ins>
      <w:ins w:id="2370" w:author="PR Preview" w:date="2024-01-01T00:00:00Z">
        <w:r>
          <w:rPr>
            <w:b/>
            <w:bCs/>
          </w:rPr>
          <w:t xml:space="preserve">Ollama</w:t>
        </w:r>
      </w:ins>
      <w:ins w:id="2370" w:author="PR Preview" w:date="2024-01-01T00:00:00Z">
        <w:r>
          <w:t xml:space="preserve"> </w:t>
        </w:r>
      </w:ins>
      <w:ins w:id="2370" w:author="PR Preview" w:date="2024-01-01T00:00:00Z">
        <w:r>
          <w:t xml:space="preserve">(or</w:t>
        </w:r>
      </w:ins>
      <w:ins w:id="2370" w:author="PR Preview" w:date="2024-01-01T00:00:00Z">
        <w:r>
          <w:t xml:space="preserve"> </w:t>
        </w:r>
      </w:ins>
      <w:ins w:id="2370" w:author="PR Preview" w:date="2024-01-01T00:00:00Z">
        <w:r>
          <w:rPr>
            <w:b/>
            <w:bCs/>
          </w:rPr>
          <w:t xml:space="preserve">Custom/OpenAI-compatible</w:t>
        </w:r>
      </w:ins>
      <w:ins w:id="2370" w:author="PR Preview" w:date="2024-01-01T00:00:00Z">
        <w:r>
          <w:t xml:space="preserve"> </w:t>
        </w:r>
      </w:ins>
      <w:ins w:id="2370" w:author="PR Preview" w:date="2024-01-01T00:00:00Z">
        <w:r>
          <w:t xml:space="preserve">if Ollama is not listed).</w:t>
        </w:r>
      </w:ins>
    </w:p>
    <w:p>
      <w:pPr>
        <w:pStyle w:val="Compact"/>
        <w:numPr>
          <w:ilvl w:val="0"/>
          <w:numId w:val="1264"/>
        </w:numPr>
      </w:pPr>
      <w:ins w:id="2371" w:author="PR Preview" w:date="2024-01-01T00:00:00Z">
        <w:r>
          <w:t xml:space="preserve">Set the base URL to</w:t>
        </w:r>
      </w:ins>
      <w:ins w:id="2371" w:author="PR Preview" w:date="2024-01-01T00:00:00Z">
        <w:r>
          <w:t xml:space="preserve"> </w:t>
        </w:r>
      </w:ins>
      <w:ins w:id="2371" w:author="PR Preview" w:date="2024-01-01T00:00:00Z">
        <w:r>
          <w:rPr>
            <w:rStyle w:val="VerbatimChar"/>
          </w:rPr>
          <w:t xml:space="preserve">http://localhost:11434/v1</w:t>
        </w:r>
      </w:ins>
      <w:ins w:id="2371" w:author="PR Preview" w:date="2024-01-01T00:00:00Z">
        <w:r>
          <w:t xml:space="preserve"> </w:t>
        </w:r>
      </w:ins>
      <w:ins w:id="2371" w:author="PR Preview" w:date="2024-01-01T00:00:00Z">
        <w:r>
          <w:t xml:space="preserve">and leave the API key blank.</w:t>
        </w:r>
      </w:ins>
    </w:p>
    <w:p>
      <w:pPr>
        <w:pStyle w:val="Compact"/>
        <w:numPr>
          <w:ilvl w:val="0"/>
          <w:numId w:val="1264"/>
        </w:numPr>
      </w:pPr>
      <w:ins w:id="2372" w:author="PR Preview" w:date="2024-01-01T00:00:00Z">
        <w:r>
          <w:t xml:space="preserve">Choose your model from the model list (e.g.,</w:t>
        </w:r>
      </w:ins>
      <w:ins w:id="2372" w:author="PR Preview" w:date="2024-01-01T00:00:00Z">
        <w:r>
          <w:t xml:space="preserve"> </w:t>
        </w:r>
      </w:ins>
      <w:ins w:id="2372" w:author="PR Preview" w:date="2024-01-01T00:00:00Z">
        <w:r>
          <w:rPr>
            <w:rStyle w:val="VerbatimChar"/>
          </w:rPr>
          <w:t xml:space="preserve">qwen2.5-coder:7b</w:t>
        </w:r>
      </w:ins>
      <w:ins w:id="2372" w:author="PR Preview" w:date="2024-01-01T00:00:00Z">
        <w:r>
          <w:t xml:space="preserve">).</w:t>
        </w:r>
      </w:ins>
    </w:p>
    <w:p>
      <w:pPr>
        <w:pStyle w:val="FirstParagraph"/>
      </w:pPr>
      <w:ins w:id="2373" w:author="PR Preview" w:date="2024-01-01T00:00:00Z">
        <w:r>
          <w:t xml:space="preserve">Once configured, Positron Assistant will send requests to your local Ollama server</w:t>
        </w:r>
      </w:ins>
      <w:ins w:id="2373" w:author="PR Preview" w:date="2024-01-01T00:00:00Z">
        <w:r>
          <w:t xml:space="preserve"> </w:t>
        </w:r>
      </w:ins>
      <w:ins w:id="2373" w:author="PR Preview" w:date="2024-01-01T00:00:00Z">
        <w:r>
          <w:t xml:space="preserve">instead of a cloud provider.</w:t>
        </w:r>
      </w:ins>
    </w:p>
    <w:bookmarkEnd w:id="699"/>
    <w:bookmarkStart w:id="701" w:name="Xdb900790d603e9eb1dbc219acfc2383290fd98a"/>
    <w:p>
      <w:pPr>
        <w:pStyle w:val="Heading4"/>
      </w:pPr>
      <w:ins w:id="2374" w:author="PR Preview" w:date="2024-01-01T00:00:00Z">
        <w:r>
          <w:t xml:space="preserve">18.5.10.3 Connecting VS Code to Ollama via Continue</w:t>
        </w:r>
      </w:ins>
    </w:p>
    <w:p>
      <w:pPr>
        <w:pStyle w:val="FirstParagraph"/>
      </w:pPr>
      <w:hyperlink r:id="rId700">
        <w:r>
          <w:rPr>
            <w:rStyle w:val="Hyperlink"/>
          </w:rPr>
          <w:t xml:space="preserve">Continue</w:t>
        </w:r>
      </w:hyperlink>
      <w:ins w:id="2375" w:author="PR Preview" w:date="2024-01-01T00:00:00Z">
        <w:r>
          <w:t xml:space="preserve"> </w:t>
        </w:r>
      </w:ins>
      <w:ins w:id="2375" w:author="PR Preview" w:date="2024-01-01T00:00:00Z">
        <w:r>
          <w:t xml:space="preserve">is an open-source VS Code extension</w:t>
        </w:r>
      </w:ins>
      <w:ins w:id="2375" w:author="PR Preview" w:date="2024-01-01T00:00:00Z">
        <w:r>
          <w:t xml:space="preserve"> </w:t>
        </w:r>
      </w:ins>
      <w:ins w:id="2375" w:author="PR Preview" w:date="2024-01-01T00:00:00Z">
        <w:r>
          <w:t xml:space="preserve">that supports Ollama and many other local and cloud backends.</w:t>
        </w:r>
      </w:ins>
    </w:p>
    <w:p>
      <w:pPr>
        <w:pStyle w:val="Compact"/>
        <w:numPr>
          <w:ilvl w:val="0"/>
          <w:numId w:val="1265"/>
        </w:numPr>
      </w:pPr>
      <w:ins w:id="2376" w:author="PR Preview" w:date="2024-01-01T00:00:00Z">
        <w:r>
          <w:t xml:space="preserve">Install the</w:t>
        </w:r>
      </w:ins>
      <w:ins w:id="2376" w:author="PR Preview" w:date="2024-01-01T00:00:00Z">
        <w:r>
          <w:t xml:space="preserve"> </w:t>
        </w:r>
      </w:ins>
      <w:ins w:id="2376" w:author="PR Preview" w:date="2024-01-01T00:00:00Z">
        <w:r>
          <w:rPr>
            <w:b/>
            <w:bCs/>
          </w:rPr>
          <w:t xml:space="preserve">Continue</w:t>
        </w:r>
      </w:ins>
      <w:ins w:id="2376" w:author="PR Preview" w:date="2024-01-01T00:00:00Z">
        <w:r>
          <w:t xml:space="preserve"> </w:t>
        </w:r>
      </w:ins>
      <w:ins w:id="2376" w:author="PR Preview" w:date="2024-01-01T00:00:00Z">
        <w:r>
          <w:t xml:space="preserve">extension from the VS Code marketplace.</w:t>
        </w:r>
      </w:ins>
    </w:p>
    <w:p>
      <w:pPr>
        <w:pStyle w:val="Compact"/>
        <w:numPr>
          <w:ilvl w:val="0"/>
          <w:numId w:val="1265"/>
        </w:numPr>
      </w:pPr>
      <w:ins w:id="2377" w:author="PR Preview" w:date="2024-01-01T00:00:00Z">
        <w:r>
          <w:t xml:space="preserve">Open the Continue sidebar and click the model selector.</w:t>
        </w:r>
      </w:ins>
    </w:p>
    <w:p>
      <w:pPr>
        <w:pStyle w:val="Compact"/>
        <w:numPr>
          <w:ilvl w:val="0"/>
          <w:numId w:val="1265"/>
        </w:numPr>
      </w:pPr>
      <w:ins w:id="2378" w:author="PR Preview" w:date="2024-01-01T00:00:00Z">
        <w:r>
          <w:t xml:space="preserve">Choose</w:t>
        </w:r>
      </w:ins>
      <w:ins w:id="2378" w:author="PR Preview" w:date="2024-01-01T00:00:00Z">
        <w:r>
          <w:t xml:space="preserve"> </w:t>
        </w:r>
      </w:ins>
      <w:ins w:id="2378" w:author="PR Preview" w:date="2024-01-01T00:00:00Z">
        <w:r>
          <w:rPr>
            <w:b/>
            <w:bCs/>
          </w:rPr>
          <w:t xml:space="preserve">Ollama</w:t>
        </w:r>
      </w:ins>
      <w:ins w:id="2378" w:author="PR Preview" w:date="2024-01-01T00:00:00Z">
        <w:r>
          <w:t xml:space="preserve"> </w:t>
        </w:r>
      </w:ins>
      <w:ins w:id="2378" w:author="PR Preview" w:date="2024-01-01T00:00:00Z">
        <w:r>
          <w:t xml:space="preserve">and select a model (Continue detects running Ollama models automatically).</w:t>
        </w:r>
      </w:ins>
    </w:p>
    <w:p>
      <w:pPr>
        <w:pStyle w:val="FirstParagraph"/>
      </w:pPr>
      <w:ins w:id="2379" w:author="PR Preview" w:date="2024-01-01T00:00:00Z">
        <w:r>
          <w:t xml:space="preserve">Continue provides inline completions and a chat panel,</w:t>
        </w:r>
      </w:ins>
      <w:ins w:id="2379" w:author="PR Preview" w:date="2024-01-01T00:00:00Z">
        <w:r>
          <w:t xml:space="preserve"> </w:t>
        </w:r>
      </w:ins>
      <w:ins w:id="2379" w:author="PR Preview" w:date="2024-01-01T00:00:00Z">
        <w:r>
          <w:t xml:space="preserve">similar to GitHub Copilot,</w:t>
        </w:r>
      </w:ins>
      <w:ins w:id="2379" w:author="PR Preview" w:date="2024-01-01T00:00:00Z">
        <w:r>
          <w:t xml:space="preserve"> </w:t>
        </w:r>
      </w:ins>
      <w:ins w:id="2379" w:author="PR Preview" w:date="2024-01-01T00:00:00Z">
        <w:r>
          <w:t xml:space="preserve">but routed entirely to your local model.</w:t>
        </w:r>
      </w:ins>
    </w:p>
    <w:bookmarkEnd w:id="701"/>
    <w:bookmarkStart w:id="704" w:name="working-in-hpc-cluster-environments"/>
    <w:p>
      <w:pPr>
        <w:pStyle w:val="Heading4"/>
      </w:pPr>
      <w:ins w:id="2380" w:author="PR Preview" w:date="2024-01-01T00:00:00Z">
        <w:r>
          <w:t xml:space="preserve">18.5.10.4 Working in HPC / Cluster Environments</w:t>
        </w:r>
      </w:ins>
    </w:p>
    <w:p>
      <w:pPr>
        <w:pStyle w:val="FirstParagraph"/>
      </w:pPr>
      <w:ins w:id="2381" w:author="PR Preview" w:date="2024-01-01T00:00:00Z">
        <w:r>
          <w:t xml:space="preserve">Many HPC clusters do not have outbound internet access on compute nodes</w:t>
        </w:r>
      </w:ins>
      <w:ins w:id="2381" w:author="PR Preview" w:date="2024-01-01T00:00:00Z">
        <w:r>
          <w:t xml:space="preserve"> </w:t>
        </w:r>
      </w:ins>
      <w:ins w:id="2381" w:author="PR Preview" w:date="2024-01-01T00:00:00Z">
        <w:r>
          <w:t xml:space="preserve">but do allow access on login nodes.</w:t>
        </w:r>
      </w:ins>
      <w:ins w:id="2381" w:author="PR Preview" w:date="2024-01-01T00:00:00Z">
        <w:r>
          <w:t xml:space="preserve"> </w:t>
        </w:r>
      </w:ins>
      <w:ins w:id="2381" w:author="PR Preview" w:date="2024-01-01T00:00:00Z">
        <w:r>
          <w:t xml:space="preserve">A useful pattern:</w:t>
        </w:r>
      </w:ins>
    </w:p>
    <w:p>
      <w:pPr>
        <w:numPr>
          <w:ilvl w:val="0"/>
          <w:numId w:val="1266"/>
        </w:numPr>
      </w:pPr>
      <w:ins w:id="2382" w:author="PR Preview" w:date="2024-01-01T00:00:00Z">
        <w:r>
          <w:rPr>
            <w:b/>
            <w:bCs/>
          </w:rPr>
          <w:t xml:space="preserve">Pre-pull models</w:t>
        </w:r>
      </w:ins>
      <w:ins w:id="2382" w:author="PR Preview" w:date="2024-01-01T00:00:00Z">
        <w:r>
          <w:t xml:space="preserve"> </w:t>
        </w:r>
      </w:ins>
      <w:ins w:id="2382" w:author="PR Preview" w:date="2024-01-01T00:00:00Z">
        <w:r>
          <w:t xml:space="preserve">on a login node or a machine with internet access,</w:t>
        </w:r>
      </w:ins>
      <w:ins w:id="2382" w:author="PR Preview" w:date="2024-01-01T00:00:00Z">
        <w:r>
          <w:t xml:space="preserve"> </w:t>
        </w:r>
      </w:ins>
      <w:ins w:id="2382" w:author="PR Preview" w:date="2024-01-01T00:00:00Z">
        <w:r>
          <w:t xml:space="preserve">then copy the model files to the cluster:</w:t>
        </w:r>
      </w:ins>
    </w:p>
    <w:p>
      <w:pPr>
        <w:pStyle w:val="SourceCode"/>
        <w:numPr>
          <w:ilvl w:val="0"/>
          <w:numId w:val="1000"/>
        </w:numPr>
      </w:pPr>
      <w:ins w:id="2383" w:author="PR Preview" w:date="2024-01-01T00:00:00Z">
        <w:r>
          <w:rPr>
            <w:rStyle w:val="CommentTok"/>
          </w:rPr>
          <w:t xml:space="preserve"># On a machine with internet access</w:t>
        </w:r>
      </w:ins>
      <w:ins w:id="2383" w:author="PR Preview" w:date="2024-01-01T00:00:00Z">
        <w:r>
          <w:br/>
        </w:r>
      </w:ins>
      <w:ins w:id="2383" w:author="PR Preview" w:date="2024-01-01T00:00:00Z">
        <w:r>
          <w:rPr>
            <w:rStyle w:val="ExtensionTok"/>
          </w:rPr>
          <w:t xml:space="preserve">ollama</w:t>
        </w:r>
      </w:ins>
      <w:ins w:id="2383" w:author="PR Preview" w:date="2024-01-01T00:00:00Z">
        <w:r>
          <w:rPr>
            <w:rStyle w:val="NormalTok"/>
          </w:rPr>
          <w:t xml:space="preserve"> pull qwen2.5-coder:7b</w:t>
        </w:r>
      </w:ins>
      <w:ins w:id="2383" w:author="PR Preview" w:date="2024-01-01T00:00:00Z">
        <w:r>
          <w:br/>
        </w:r>
      </w:ins>
      <w:ins w:id="2383" w:author="PR Preview" w:date="2024-01-01T00:00:00Z">
        <w:r>
          <w:rPr>
            <w:rStyle w:val="CommentTok"/>
          </w:rPr>
          <w:t xml:space="preserve"># Ollama stores models in ~/.ollama/models by default</w:t>
        </w:r>
      </w:ins>
      <w:ins w:id="2383" w:author="PR Preview" w:date="2024-01-01T00:00:00Z">
        <w:r>
          <w:br/>
        </w:r>
      </w:ins>
      <w:ins w:id="2383" w:author="PR Preview" w:date="2024-01-01T00:00:00Z">
        <w:r>
          <w:rPr>
            <w:rStyle w:val="FunctionTok"/>
          </w:rPr>
          <w:t xml:space="preserve">rsync</w:t>
        </w:r>
      </w:ins>
      <w:ins w:id="2383" w:author="PR Preview" w:date="2024-01-01T00:00:00Z">
        <w:r>
          <w:rPr>
            <w:rStyle w:val="NormalTok"/>
          </w:rPr>
          <w:t xml:space="preserve"> </w:t>
        </w:r>
      </w:ins>
      <w:ins w:id="2383" w:author="PR Preview" w:date="2024-01-01T00:00:00Z">
        <w:r>
          <w:rPr>
            <w:rStyle w:val="AttributeTok"/>
          </w:rPr>
          <w:t xml:space="preserve">-a</w:t>
        </w:r>
      </w:ins>
      <w:ins w:id="2383" w:author="PR Preview" w:date="2024-01-01T00:00:00Z">
        <w:r>
          <w:rPr>
            <w:rStyle w:val="NormalTok"/>
          </w:rPr>
          <w:t xml:space="preserve"> ~/.ollama/ user@cluster.example.edu:~/.ollama/</w:t>
        </w:r>
      </w:ins>
    </w:p>
    <w:p>
      <w:pPr>
        <w:numPr>
          <w:ilvl w:val="0"/>
          <w:numId w:val="1266"/>
        </w:numPr>
      </w:pPr>
      <w:ins w:id="2384" w:author="PR Preview" w:date="2024-01-01T00:00:00Z">
        <w:r>
          <w:rPr>
            <w:b/>
            <w:bCs/>
          </w:rPr>
          <w:t xml:space="preserve">Start Ollama on a compute node</w:t>
        </w:r>
      </w:ins>
      <w:ins w:id="2384" w:author="PR Preview" w:date="2024-01-01T00:00:00Z">
        <w:r>
          <w:t xml:space="preserve"> </w:t>
        </w:r>
      </w:ins>
      <w:ins w:id="2384" w:author="PR Preview" w:date="2024-01-01T00:00:00Z">
        <w:r>
          <w:t xml:space="preserve">(or an interactive session)</w:t>
        </w:r>
      </w:ins>
      <w:ins w:id="2384" w:author="PR Preview" w:date="2024-01-01T00:00:00Z">
        <w:r>
          <w:t xml:space="preserve"> </w:t>
        </w:r>
      </w:ins>
      <w:ins w:id="2384" w:author="PR Preview" w:date="2024-01-01T00:00:00Z">
        <w:r>
          <w:t xml:space="preserve">using the pre-downloaded model files—no internet required.</w:t>
        </w:r>
      </w:ins>
    </w:p>
    <w:p>
      <w:pPr>
        <w:numPr>
          <w:ilvl w:val="0"/>
          <w:numId w:val="1266"/>
        </w:numPr>
      </w:pPr>
      <w:ins w:id="2385" w:author="PR Preview" w:date="2024-01-01T00:00:00Z">
        <w:r>
          <w:rPr>
            <w:b/>
            <w:bCs/>
          </w:rPr>
          <w:t xml:space="preserve">Forward the port</w:t>
        </w:r>
      </w:ins>
      <w:ins w:id="2385" w:author="PR Preview" w:date="2024-01-01T00:00:00Z">
        <w:r>
          <w:t xml:space="preserve"> </w:t>
        </w:r>
      </w:ins>
      <w:ins w:id="2385" w:author="PR Preview" w:date="2024-01-01T00:00:00Z">
        <w:r>
          <w:t xml:space="preserve">to your local machine to use your editor’s Ollama integration.</w:t>
        </w:r>
      </w:ins>
      <w:ins w:id="2385" w:author="PR Preview" w:date="2024-01-01T00:00:00Z">
        <w:r>
          <w:t xml:space="preserve"> </w:t>
        </w:r>
      </w:ins>
      <w:ins w:id="2385" w:author="PR Preview" w:date="2024-01-01T00:00:00Z">
        <w:r>
          <w:t xml:space="preserve">Because Ollama is running on a compute node (e.g.,</w:t>
        </w:r>
      </w:ins>
      <w:ins w:id="2385" w:author="PR Preview" w:date="2024-01-01T00:00:00Z">
        <w:r>
          <w:t xml:space="preserve"> </w:t>
        </w:r>
      </w:ins>
      <w:ins w:id="2385" w:author="PR Preview" w:date="2024-01-01T00:00:00Z">
        <w:r>
          <w:rPr>
            <w:rStyle w:val="VerbatimChar"/>
          </w:rPr>
          <w:t xml:space="preserve">gpu-node-01</w:t>
        </w:r>
      </w:ins>
      <w:ins w:id="2385" w:author="PR Preview" w:date="2024-01-01T00:00:00Z">
        <w:r>
          <w:t xml:space="preserve">),</w:t>
        </w:r>
      </w:ins>
      <w:ins w:id="2385" w:author="PR Preview" w:date="2024-01-01T00:00:00Z">
        <w:r>
          <w:t xml:space="preserve"> </w:t>
        </w:r>
      </w:ins>
      <w:ins w:id="2385" w:author="PR Preview" w:date="2024-01-01T00:00:00Z">
        <w:r>
          <w:t xml:space="preserve">forward through the login node to that specific host:</w:t>
        </w:r>
      </w:ins>
    </w:p>
    <w:p>
      <w:pPr>
        <w:pStyle w:val="SourceCode"/>
        <w:numPr>
          <w:ilvl w:val="0"/>
          <w:numId w:val="1000"/>
        </w:numPr>
      </w:pPr>
      <w:ins w:id="2386" w:author="PR Preview" w:date="2024-01-01T00:00:00Z">
        <w:r>
          <w:rPr>
            <w:rStyle w:val="CommentTok"/>
          </w:rPr>
          <w:t xml:space="preserve"># Replace gpu-node-01 with your actual compute node hostname</w:t>
        </w:r>
      </w:ins>
      <w:ins w:id="2386" w:author="PR Preview" w:date="2024-01-01T00:00:00Z">
        <w:r>
          <w:br/>
        </w:r>
      </w:ins>
      <w:ins w:id="2386" w:author="PR Preview" w:date="2024-01-01T00:00:00Z">
        <w:r>
          <w:rPr>
            <w:rStyle w:val="FunctionTok"/>
          </w:rPr>
          <w:t xml:space="preserve">ssh</w:t>
        </w:r>
      </w:ins>
      <w:ins w:id="2386" w:author="PR Preview" w:date="2024-01-01T00:00:00Z">
        <w:r>
          <w:rPr>
            <w:rStyle w:val="NormalTok"/>
          </w:rPr>
          <w:t xml:space="preserve"> </w:t>
        </w:r>
      </w:ins>
      <w:ins w:id="2386" w:author="PR Preview" w:date="2024-01-01T00:00:00Z">
        <w:r>
          <w:rPr>
            <w:rStyle w:val="AttributeTok"/>
          </w:rPr>
          <w:t xml:space="preserve">-L</w:t>
        </w:r>
      </w:ins>
      <w:ins w:id="2386" w:author="PR Preview" w:date="2024-01-01T00:00:00Z">
        <w:r>
          <w:rPr>
            <w:rStyle w:val="NormalTok"/>
          </w:rPr>
          <w:t xml:space="preserve"> 11434:gpu-node-01:11434 user@cluster.example.edu</w:t>
        </w:r>
      </w:ins>
    </w:p>
    <w:p>
      <w:pPr>
        <w:numPr>
          <w:ilvl w:val="0"/>
          <w:numId w:val="1000"/>
        </w:numPr>
      </w:pPr>
      <w:ins w:id="2387" w:author="PR Preview" w:date="2024-01-01T00:00:00Z">
        <w:r>
          <w:t xml:space="preserve">Then configure your editor to use</w:t>
        </w:r>
      </w:ins>
      <w:ins w:id="2387" w:author="PR Preview" w:date="2024-01-01T00:00:00Z">
        <w:r>
          <w:t xml:space="preserve"> </w:t>
        </w:r>
      </w:ins>
      <w:ins w:id="2387" w:author="PR Preview" w:date="2024-01-01T00:00:00Z">
        <w:r>
          <w:rPr>
            <w:rStyle w:val="VerbatimChar"/>
          </w:rPr>
          <w:t xml:space="preserve">http://localhost:11434/v1</w:t>
        </w:r>
      </w:ins>
      <w:ins w:id="2387" w:author="PR Preview" w:date="2024-01-01T00:00:00Z">
        <w:r>
          <w:t xml:space="preserve"> </w:t>
        </w:r>
      </w:ins>
      <w:ins w:id="2387" w:author="PR Preview" w:date="2024-01-01T00:00:00Z">
        <w:r>
          <w:t xml:space="preserve">as the base URL.</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warning.png" id="703"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704"/>
    <w:bookmarkStart w:id="705" w:name="privacy-considerations"/>
    <w:p>
      <w:pPr>
        <w:pStyle w:val="Heading4"/>
      </w:pPr>
      <w:ins w:id="2388" w:author="PR Preview" w:date="2024-01-01T00:00:00Z">
        <w:r>
          <w:t xml:space="preserve">18.5.10.5 Privacy Considerations</w:t>
        </w:r>
      </w:ins>
    </w:p>
    <w:p>
      <w:pPr>
        <w:pStyle w:val="FirstParagraph"/>
      </w:pPr>
      <w:ins w:id="2389" w:author="PR Preview" w:date="2024-01-01T00:00:00Z">
        <w:r>
          <w:t xml:space="preserve">Running a model locally ensures that your code and prompts</w:t>
        </w:r>
      </w:ins>
      <w:ins w:id="2389" w:author="PR Preview" w:date="2024-01-01T00:00:00Z">
        <w:r>
          <w:t xml:space="preserve"> </w:t>
        </w:r>
      </w:ins>
      <w:ins w:id="2389" w:author="PR Preview" w:date="2024-01-01T00:00:00Z">
        <w:r>
          <w:t xml:space="preserve">never leave your machine or cluster.</w:t>
        </w:r>
      </w:ins>
      <w:ins w:id="2389" w:author="PR Preview" w:date="2024-01-01T00:00:00Z">
        <w:r>
          <w:t xml:space="preserve"> </w:t>
        </w:r>
      </w:ins>
      <w:ins w:id="2389" w:author="PR Preview" w:date="2024-01-01T00:00:00Z">
        <w:r>
          <w:t xml:space="preserve">This is important when working with:</w:t>
        </w:r>
      </w:ins>
    </w:p>
    <w:p>
      <w:pPr>
        <w:pStyle w:val="Compact"/>
        <w:numPr>
          <w:ilvl w:val="0"/>
          <w:numId w:val="1267"/>
        </w:numPr>
      </w:pPr>
      <w:ins w:id="2390" w:author="PR Preview" w:date="2024-01-01T00:00:00Z">
        <w:r>
          <w:t xml:space="preserve">Protected health information (PHI) or other HIPAA-regulated data</w:t>
        </w:r>
      </w:ins>
    </w:p>
    <w:p>
      <w:pPr>
        <w:pStyle w:val="Compact"/>
        <w:numPr>
          <w:ilvl w:val="0"/>
          <w:numId w:val="1267"/>
        </w:numPr>
      </w:pPr>
      <w:ins w:id="2391" w:author="PR Preview" w:date="2024-01-01T00:00:00Z">
        <w:r>
          <w:t xml:space="preserve">Unpublished research data under data-use agreements (DUAs)</w:t>
        </w:r>
      </w:ins>
    </w:p>
    <w:p>
      <w:pPr>
        <w:pStyle w:val="Compact"/>
        <w:numPr>
          <w:ilvl w:val="0"/>
          <w:numId w:val="1267"/>
        </w:numPr>
      </w:pPr>
      <w:ins w:id="2392" w:author="PR Preview" w:date="2024-01-01T00:00:00Z">
        <w:r>
          <w:t xml:space="preserve">Proprietary or commercially sensitive code</w:t>
        </w:r>
      </w:ins>
    </w:p>
    <w:p>
      <w:pPr>
        <w:pStyle w:val="FirstParagraph"/>
      </w:pPr>
      <w:ins w:id="2393" w:author="PR Preview" w:date="2024-01-01T00:00:00Z">
        <w:r>
          <w:t xml:space="preserve">Even with local models,</w:t>
        </w:r>
      </w:ins>
      <w:ins w:id="2393" w:author="PR Preview" w:date="2024-01-01T00:00:00Z">
        <w:r>
          <w:t xml:space="preserve"> </w:t>
        </w:r>
      </w:ins>
      <w:ins w:id="2393" w:author="PR Preview" w:date="2024-01-01T00:00:00Z">
        <w:r>
          <w:t xml:space="preserve">avoid including raw sensitive data in prompts.</w:t>
        </w:r>
      </w:ins>
      <w:ins w:id="2393" w:author="PR Preview" w:date="2024-01-01T00:00:00Z">
        <w:r>
          <w:t xml:space="preserve"> </w:t>
        </w:r>
      </w:ins>
      <w:ins w:id="2393" w:author="PR Preview" w:date="2024-01-01T00:00:00Z">
        <w:r>
          <w:t xml:space="preserve">Work with anonymized or synthetic data wherever possible.</w:t>
        </w:r>
      </w:ins>
    </w:p>
    <w:bookmarkEnd w:id="705"/>
    <w:bookmarkEnd w:id="706"/>
    <w:bookmarkStart w:id="719" w:name="sec-ai-copilot-settings"/>
    <w:p>
      <w:pPr>
        <w:pStyle w:val="Heading3"/>
      </w:pPr>
      <w:ins w:id="2394" w:author="PR Preview" w:date="2024-01-01T00:00:00Z">
        <w:r>
          <w:t xml:space="preserve">18.5.11 Configuring GitHub Copilot Settings</w:t>
        </w:r>
      </w:ins>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10" w:name="model-selection-options"/>
    <w:p>
      <w:pPr>
        <w:pStyle w:val="Heading4"/>
      </w:pPr>
      <w:ins w:id="2396" w:author="PR Preview" w:date="2024-01-01T00:00:00Z">
        <w:r>
          <w:t xml:space="preserve">18.5.11.1 Model Selection Options</w:t>
        </w:r>
      </w:ins>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8"/>
        </w:numPr>
      </w:pPr>
      <w:r>
        <w:rPr>
          <w:b/>
          <w:bCs/>
        </w:rPr>
        <w:t xml:space="preserve">Claude Opus 4.1</w:t>
      </w:r>
      <w:r>
        <w:t xml:space="preserve">: Most capable model for complex reasoning and analysis</w:t>
      </w:r>
    </w:p>
    <w:p>
      <w:pPr>
        <w:pStyle w:val="Compact"/>
        <w:numPr>
          <w:ilvl w:val="1"/>
          <w:numId w:val="1269"/>
        </w:numPr>
      </w:pPr>
      <w:r>
        <w:rPr>
          <w:i/>
          <w:iCs/>
        </w:rPr>
        <w:t xml:space="preserve">Pros</w:t>
      </w:r>
      <w:r>
        <w:t xml:space="preserve">: Excellent at understanding nuanced requirements, handling complex codebases, superior code quality</w:t>
      </w:r>
    </w:p>
    <w:p>
      <w:pPr>
        <w:pStyle w:val="Compact"/>
        <w:numPr>
          <w:ilvl w:val="1"/>
          <w:numId w:val="1269"/>
        </w:numPr>
      </w:pPr>
      <w:r>
        <w:rPr>
          <w:i/>
          <w:iCs/>
        </w:rPr>
        <w:t xml:space="preserve">Cons</w:t>
      </w:r>
      <w:r>
        <w:t xml:space="preserve">: Slower response times, may be overkill for simple tasks, limited availability (select option required)</w:t>
      </w:r>
    </w:p>
    <w:p>
      <w:pPr>
        <w:pStyle w:val="Compact"/>
        <w:numPr>
          <w:ilvl w:val="1"/>
          <w:numId w:val="1269"/>
        </w:numPr>
      </w:pPr>
      <w:r>
        <w:rPr>
          <w:i/>
          <w:iCs/>
        </w:rPr>
        <w:t xml:space="preserve">When to use</w:t>
      </w:r>
      <w:r>
        <w:t xml:space="preserve">: Complex refactoring, architectural decisions, thorough code reviews</w:t>
      </w:r>
    </w:p>
    <w:p>
      <w:pPr>
        <w:pStyle w:val="Compact"/>
        <w:numPr>
          <w:ilvl w:val="0"/>
          <w:numId w:val="1268"/>
        </w:numPr>
      </w:pPr>
      <w:r>
        <w:rPr>
          <w:b/>
          <w:bCs/>
        </w:rPr>
        <w:t xml:space="preserve">Claude Opus 4.5</w:t>
      </w:r>
      <w:r>
        <w:t xml:space="preserve">: Latest version with enhanced capabilities</w:t>
      </w:r>
    </w:p>
    <w:p>
      <w:pPr>
        <w:pStyle w:val="Compact"/>
        <w:numPr>
          <w:ilvl w:val="1"/>
          <w:numId w:val="1270"/>
        </w:numPr>
      </w:pPr>
      <w:r>
        <w:rPr>
          <w:i/>
          <w:iCs/>
        </w:rPr>
        <w:t xml:space="preserve">Pros</w:t>
      </w:r>
      <w:r>
        <w:t xml:space="preserve">: State-of-the-art performance, improved reasoning over 4.1</w:t>
      </w:r>
    </w:p>
    <w:p>
      <w:pPr>
        <w:pStyle w:val="Compact"/>
        <w:numPr>
          <w:ilvl w:val="1"/>
          <w:numId w:val="1270"/>
        </w:numPr>
      </w:pPr>
      <w:r>
        <w:rPr>
          <w:i/>
          <w:iCs/>
        </w:rPr>
        <w:t xml:space="preserve">Cons</w:t>
      </w:r>
      <w:r>
        <w:t xml:space="preserve">: Similar trade-offs to Opus 4.1, requires selection</w:t>
      </w:r>
    </w:p>
    <w:p>
      <w:pPr>
        <w:pStyle w:val="Compact"/>
        <w:numPr>
          <w:ilvl w:val="1"/>
          <w:numId w:val="1270"/>
        </w:numPr>
      </w:pPr>
      <w:r>
        <w:rPr>
          <w:i/>
          <w:iCs/>
        </w:rPr>
        <w:t xml:space="preserve">When to use</w:t>
      </w:r>
      <w:r>
        <w:t xml:space="preserve">: Most demanding tasks requiring cutting-edge capabilities</w:t>
      </w:r>
    </w:p>
    <w:p>
      <w:pPr>
        <w:pStyle w:val="Compact"/>
        <w:numPr>
          <w:ilvl w:val="0"/>
          <w:numId w:val="1268"/>
        </w:numPr>
      </w:pPr>
      <w:r>
        <w:rPr>
          <w:b/>
          <w:bCs/>
        </w:rPr>
        <w:t xml:space="preserve">Claude Sonnet 4</w:t>
      </w:r>
      <w:r>
        <w:t xml:space="preserve">: Balanced model optimizing capability and speed</w:t>
      </w:r>
    </w:p>
    <w:p>
      <w:pPr>
        <w:pStyle w:val="Compact"/>
        <w:numPr>
          <w:ilvl w:val="1"/>
          <w:numId w:val="1271"/>
        </w:numPr>
      </w:pPr>
      <w:r>
        <w:rPr>
          <w:i/>
          <w:iCs/>
        </w:rPr>
        <w:t xml:space="preserve">Pros</w:t>
      </w:r>
      <w:r>
        <w:t xml:space="preserve">: Fast responses, strong performance, good default choice</w:t>
      </w:r>
    </w:p>
    <w:p>
      <w:pPr>
        <w:pStyle w:val="Compact"/>
        <w:numPr>
          <w:ilvl w:val="1"/>
          <w:numId w:val="1271"/>
        </w:numPr>
      </w:pPr>
      <w:r>
        <w:rPr>
          <w:i/>
          <w:iCs/>
        </w:rPr>
        <w:t xml:space="preserve">Cons</w:t>
      </w:r>
      <w:r>
        <w:t xml:space="preserve">: Slightly less capable than Opus models for very complex tasks</w:t>
      </w:r>
    </w:p>
    <w:p>
      <w:pPr>
        <w:pStyle w:val="Compact"/>
        <w:numPr>
          <w:ilvl w:val="1"/>
          <w:numId w:val="1271"/>
        </w:numPr>
      </w:pPr>
      <w:r>
        <w:rPr>
          <w:i/>
          <w:iCs/>
        </w:rPr>
        <w:t xml:space="preserve">When to use</w:t>
      </w:r>
      <w:r>
        <w:t xml:space="preserve">: General development work, most coding tasks</w:t>
      </w:r>
    </w:p>
    <w:p>
      <w:pPr>
        <w:pStyle w:val="Compact"/>
        <w:numPr>
          <w:ilvl w:val="0"/>
          <w:numId w:val="1268"/>
        </w:numPr>
      </w:pPr>
      <w:r>
        <w:rPr>
          <w:b/>
          <w:bCs/>
        </w:rPr>
        <w:t xml:space="preserve">Claude Sonnet 4.5</w:t>
      </w:r>
      <w:r>
        <w:t xml:space="preserve">: Enhanced version of Sonnet</w:t>
      </w:r>
    </w:p>
    <w:p>
      <w:pPr>
        <w:pStyle w:val="Compact"/>
        <w:numPr>
          <w:ilvl w:val="1"/>
          <w:numId w:val="1272"/>
        </w:numPr>
      </w:pPr>
      <w:r>
        <w:rPr>
          <w:i/>
          <w:iCs/>
        </w:rPr>
        <w:t xml:space="preserve">Pros</w:t>
      </w:r>
      <w:r>
        <w:t xml:space="preserve">: Improved over Sonnet 4 while maintaining speed</w:t>
      </w:r>
    </w:p>
    <w:p>
      <w:pPr>
        <w:pStyle w:val="Compact"/>
        <w:numPr>
          <w:ilvl w:val="1"/>
          <w:numId w:val="1272"/>
        </w:numPr>
      </w:pPr>
      <w:r>
        <w:rPr>
          <w:i/>
          <w:iCs/>
        </w:rPr>
        <w:t xml:space="preserve">Cons</w:t>
      </w:r>
      <w:r>
        <w:t xml:space="preserve">: Still not as powerful as Opus for extremely complex scenarios</w:t>
      </w:r>
    </w:p>
    <w:p>
      <w:pPr>
        <w:pStyle w:val="Compact"/>
        <w:numPr>
          <w:ilvl w:val="1"/>
          <w:numId w:val="1272"/>
        </w:numPr>
      </w:pPr>
      <w:r>
        <w:rPr>
          <w:i/>
          <w:iCs/>
        </w:rPr>
        <w:t xml:space="preserve">When to use</w:t>
      </w:r>
      <w:r>
        <w:t xml:space="preserve">: Most daily development tasks</w:t>
      </w:r>
    </w:p>
    <w:p>
      <w:pPr>
        <w:pStyle w:val="Compact"/>
        <w:numPr>
          <w:ilvl w:val="0"/>
          <w:numId w:val="1268"/>
        </w:numPr>
      </w:pPr>
      <w:r>
        <w:rPr>
          <w:b/>
          <w:bCs/>
        </w:rPr>
        <w:t xml:space="preserve">Claude Haiku 4.5</w:t>
      </w:r>
      <w:r>
        <w:t xml:space="preserve">: Fast, efficient model for simpler tasks</w:t>
      </w:r>
    </w:p>
    <w:p>
      <w:pPr>
        <w:pStyle w:val="Compact"/>
        <w:numPr>
          <w:ilvl w:val="1"/>
          <w:numId w:val="1273"/>
        </w:numPr>
      </w:pPr>
      <w:r>
        <w:rPr>
          <w:i/>
          <w:iCs/>
        </w:rPr>
        <w:t xml:space="preserve">Pros</w:t>
      </w:r>
      <w:r>
        <w:t xml:space="preserve">: Very fast responses, cost-effective, good for quick questions</w:t>
      </w:r>
    </w:p>
    <w:p>
      <w:pPr>
        <w:pStyle w:val="Compact"/>
        <w:numPr>
          <w:ilvl w:val="1"/>
          <w:numId w:val="1273"/>
        </w:numPr>
      </w:pPr>
      <w:r>
        <w:rPr>
          <w:i/>
          <w:iCs/>
        </w:rPr>
        <w:t xml:space="preserve">Cons</w:t>
      </w:r>
      <w:r>
        <w:t xml:space="preserve">: Less capable for complex reasoning or large codebases</w:t>
      </w:r>
    </w:p>
    <w:p>
      <w:pPr>
        <w:pStyle w:val="Compact"/>
        <w:numPr>
          <w:ilvl w:val="1"/>
          <w:numId w:val="127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07">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08">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09">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4"/>
        </w:numPr>
      </w:pPr>
      <w:r>
        <w:rPr>
          <w:b/>
          <w:bCs/>
        </w:rPr>
        <w:t xml:space="preserve">GPT-5.2-Codex</w:t>
      </w:r>
      <w:r>
        <w:t xml:space="preserve">: Specialized for code generation</w:t>
      </w:r>
    </w:p>
    <w:p>
      <w:pPr>
        <w:pStyle w:val="Compact"/>
        <w:numPr>
          <w:ilvl w:val="1"/>
          <w:numId w:val="1275"/>
        </w:numPr>
      </w:pPr>
      <w:r>
        <w:rPr>
          <w:i/>
          <w:iCs/>
        </w:rPr>
        <w:t xml:space="preserve">Pros</w:t>
      </w:r>
      <w:r>
        <w:t xml:space="preserve">: Strong code completion, good at common patterns</w:t>
      </w:r>
    </w:p>
    <w:p>
      <w:pPr>
        <w:pStyle w:val="Compact"/>
        <w:numPr>
          <w:ilvl w:val="1"/>
          <w:numId w:val="1275"/>
        </w:numPr>
      </w:pPr>
      <w:r>
        <w:rPr>
          <w:i/>
          <w:iCs/>
        </w:rPr>
        <w:t xml:space="preserve">Cons</w:t>
      </w:r>
      <w:r>
        <w:t xml:space="preserve">: May hallucinate package names or APIs</w:t>
      </w:r>
    </w:p>
    <w:p>
      <w:pPr>
        <w:pStyle w:val="Compact"/>
        <w:numPr>
          <w:ilvl w:val="1"/>
          <w:numId w:val="1275"/>
        </w:numPr>
      </w:pPr>
      <w:r>
        <w:rPr>
          <w:i/>
          <w:iCs/>
        </w:rPr>
        <w:t xml:space="preserve">When to use</w:t>
      </w:r>
      <w:r>
        <w:t xml:space="preserve">: Code completion, common coding patterns</w:t>
      </w:r>
    </w:p>
    <w:p>
      <w:pPr>
        <w:pStyle w:val="Compact"/>
        <w:numPr>
          <w:ilvl w:val="0"/>
          <w:numId w:val="1274"/>
        </w:numPr>
      </w:pPr>
      <w:r>
        <w:rPr>
          <w:b/>
          <w:bCs/>
        </w:rPr>
        <w:t xml:space="preserve">GPT-5</w:t>
      </w:r>
      <w:r>
        <w:t xml:space="preserve">: Latest general-purpose model</w:t>
      </w:r>
    </w:p>
    <w:p>
      <w:pPr>
        <w:pStyle w:val="Compact"/>
        <w:numPr>
          <w:ilvl w:val="1"/>
          <w:numId w:val="1276"/>
        </w:numPr>
      </w:pPr>
      <w:r>
        <w:rPr>
          <w:i/>
          <w:iCs/>
        </w:rPr>
        <w:t xml:space="preserve">Pros</w:t>
      </w:r>
      <w:r>
        <w:t xml:space="preserve">: Broad knowledge, good general performance</w:t>
      </w:r>
    </w:p>
    <w:p>
      <w:pPr>
        <w:pStyle w:val="Compact"/>
        <w:numPr>
          <w:ilvl w:val="1"/>
          <w:numId w:val="1276"/>
        </w:numPr>
      </w:pPr>
      <w:r>
        <w:rPr>
          <w:i/>
          <w:iCs/>
        </w:rPr>
        <w:t xml:space="preserve">Cons</w:t>
      </w:r>
      <w:r>
        <w:t xml:space="preserve">: Not specifically optimized for code</w:t>
      </w:r>
    </w:p>
    <w:p>
      <w:pPr>
        <w:pStyle w:val="Compact"/>
        <w:numPr>
          <w:ilvl w:val="1"/>
          <w:numId w:val="1276"/>
        </w:numPr>
      </w:pPr>
      <w:r>
        <w:rPr>
          <w:i/>
          <w:iCs/>
        </w:rPr>
        <w:t xml:space="preserve">When to use</w:t>
      </w:r>
      <w:r>
        <w:t xml:space="preserve">: Mixed tasks involving code and documentation</w:t>
      </w:r>
    </w:p>
    <w:p>
      <w:pPr>
        <w:pStyle w:val="Compact"/>
        <w:numPr>
          <w:ilvl w:val="0"/>
          <w:numId w:val="1274"/>
        </w:numPr>
      </w:pPr>
      <w:r>
        <w:rPr>
          <w:b/>
          <w:bCs/>
        </w:rPr>
        <w:t xml:space="preserve">GPT-5-Codex</w:t>
      </w:r>
      <w:r>
        <w:t xml:space="preserve"> </w:t>
      </w:r>
      <w:r>
        <w:t xml:space="preserve">(various versions including Mini and Max):</w:t>
      </w:r>
    </w:p>
    <w:p>
      <w:pPr>
        <w:pStyle w:val="Compact"/>
        <w:numPr>
          <w:ilvl w:val="1"/>
          <w:numId w:val="1277"/>
        </w:numPr>
      </w:pPr>
      <w:r>
        <w:rPr>
          <w:i/>
          <w:iCs/>
        </w:rPr>
        <w:t xml:space="preserve">Pros</w:t>
      </w:r>
      <w:r>
        <w:t xml:space="preserve">: Specialized variants for different use cases</w:t>
      </w:r>
    </w:p>
    <w:p>
      <w:pPr>
        <w:pStyle w:val="Compact"/>
        <w:numPr>
          <w:ilvl w:val="1"/>
          <w:numId w:val="1277"/>
        </w:numPr>
      </w:pPr>
      <w:r>
        <w:rPr>
          <w:i/>
          <w:iCs/>
        </w:rPr>
        <w:t xml:space="preserve">Cons</w:t>
      </w:r>
      <w:r>
        <w:t xml:space="preserve">: Fragmented options can be confusing</w:t>
      </w:r>
    </w:p>
    <w:p>
      <w:pPr>
        <w:pStyle w:val="Compact"/>
        <w:numPr>
          <w:ilvl w:val="1"/>
          <w:numId w:val="1277"/>
        </w:numPr>
      </w:pPr>
      <w:r>
        <w:rPr>
          <w:i/>
          <w:iCs/>
        </w:rPr>
        <w:t xml:space="preserve">When to use</w:t>
      </w:r>
      <w:r>
        <w:t xml:space="preserve">: Specific scenarios where variant optimizations matter</w:t>
      </w:r>
    </w:p>
    <w:bookmarkEnd w:id="710"/>
    <w:bookmarkStart w:id="715" w:name="connecting-positron-assistant-to-openai"/>
    <w:p>
      <w:pPr>
        <w:pStyle w:val="Heading4"/>
      </w:pPr>
      <w:ins w:id="2433" w:author="PR Preview" w:date="2024-01-01T00:00:00Z">
        <w:r>
          <w:t xml:space="preserve">18.5.11.2 Connecting Positron Assistant to OpenAI</w:t>
        </w:r>
      </w:ins>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8"/>
        </w:numPr>
      </w:pPr>
      <w:r>
        <w:t xml:space="preserve">Go to the</w:t>
      </w:r>
      <w:r>
        <w:t xml:space="preserve"> </w:t>
      </w:r>
      <w:hyperlink r:id="rId711">
        <w:r>
          <w:rPr>
            <w:rStyle w:val="Hyperlink"/>
          </w:rPr>
          <w:t xml:space="preserve">OpenAI API keys page</w:t>
        </w:r>
      </w:hyperlink>
      <w:r>
        <w:t xml:space="preserve">.</w:t>
      </w:r>
    </w:p>
    <w:p>
      <w:pPr>
        <w:pStyle w:val="Compact"/>
        <w:numPr>
          <w:ilvl w:val="0"/>
          <w:numId w:val="127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8"/>
        </w:numPr>
      </w:pPr>
      <w:r>
        <w:t xml:space="preserve">Copy the key immediately and store it in a secure password manager.</w:t>
      </w:r>
    </w:p>
    <w:p>
      <w:pPr>
        <w:pStyle w:val="Compact"/>
        <w:numPr>
          <w:ilvl w:val="0"/>
          <w:numId w:val="127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12">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12">
        <w:r>
          <w:rPr>
            <w:rStyle w:val="Hyperlink"/>
          </w:rPr>
          <w:t xml:space="preserve">Positron Assistant setup</w:t>
        </w:r>
      </w:hyperlink>
      <w:r>
        <w:t xml:space="preserve">,</w:t>
      </w:r>
      <w:r>
        <w:t xml:space="preserve"> </w:t>
      </w:r>
      <w:hyperlink r:id="rId713">
        <w:r>
          <w:rPr>
            <w:rStyle w:val="Hyperlink"/>
          </w:rPr>
          <w:t xml:space="preserve">OpenAI API key help</w:t>
        </w:r>
      </w:hyperlink>
      <w:r>
        <w:t xml:space="preserve">,</w:t>
      </w:r>
      <w:r>
        <w:t xml:space="preserve"> </w:t>
      </w:r>
      <w:hyperlink r:id="rId714">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9"/>
        </w:numPr>
      </w:pPr>
      <w:r>
        <w:rPr>
          <w:b/>
          <w:bCs/>
        </w:rPr>
        <w:t xml:space="preserve">Gemini 2.5 Pro</w:t>
      </w:r>
      <w:r>
        <w:t xml:space="preserve">: High-capability model</w:t>
      </w:r>
    </w:p>
    <w:p>
      <w:pPr>
        <w:pStyle w:val="Compact"/>
        <w:numPr>
          <w:ilvl w:val="1"/>
          <w:numId w:val="1280"/>
        </w:numPr>
      </w:pPr>
      <w:r>
        <w:rPr>
          <w:i/>
          <w:iCs/>
        </w:rPr>
        <w:t xml:space="preserve">Pros</w:t>
      </w:r>
      <w:r>
        <w:t xml:space="preserve">: Strong multimodal capabilities, good at understanding context</w:t>
      </w:r>
    </w:p>
    <w:p>
      <w:pPr>
        <w:pStyle w:val="Compact"/>
        <w:numPr>
          <w:ilvl w:val="1"/>
          <w:numId w:val="1280"/>
        </w:numPr>
      </w:pPr>
      <w:r>
        <w:rPr>
          <w:i/>
          <w:iCs/>
        </w:rPr>
        <w:t xml:space="preserve">Cons</w:t>
      </w:r>
      <w:r>
        <w:t xml:space="preserve">: Less proven in coding scenarios than Claude or GPT</w:t>
      </w:r>
    </w:p>
    <w:p>
      <w:pPr>
        <w:pStyle w:val="Compact"/>
        <w:numPr>
          <w:ilvl w:val="1"/>
          <w:numId w:val="1280"/>
        </w:numPr>
      </w:pPr>
      <w:r>
        <w:rPr>
          <w:i/>
          <w:iCs/>
        </w:rPr>
        <w:t xml:space="preserve">When to use</w:t>
      </w:r>
      <w:r>
        <w:t xml:space="preserve">: Tasks involving images or complex context</w:t>
      </w:r>
    </w:p>
    <w:p>
      <w:pPr>
        <w:pStyle w:val="Compact"/>
        <w:numPr>
          <w:ilvl w:val="0"/>
          <w:numId w:val="1279"/>
        </w:numPr>
      </w:pPr>
      <w:r>
        <w:rPr>
          <w:b/>
          <w:bCs/>
        </w:rPr>
        <w:t xml:space="preserve">Gemini 3 Pro/Flash</w:t>
      </w:r>
      <w:r>
        <w:t xml:space="preserve"> </w:t>
      </w:r>
      <w:r>
        <w:t xml:space="preserve">(Preview): Latest generation</w:t>
      </w:r>
    </w:p>
    <w:p>
      <w:pPr>
        <w:pStyle w:val="Compact"/>
        <w:numPr>
          <w:ilvl w:val="1"/>
          <w:numId w:val="1281"/>
        </w:numPr>
      </w:pPr>
      <w:r>
        <w:rPr>
          <w:i/>
          <w:iCs/>
        </w:rPr>
        <w:t xml:space="preserve">Pros</w:t>
      </w:r>
      <w:r>
        <w:t xml:space="preserve">: Cutting-edge capabilities, flash variant offers speed</w:t>
      </w:r>
    </w:p>
    <w:p>
      <w:pPr>
        <w:pStyle w:val="Compact"/>
        <w:numPr>
          <w:ilvl w:val="1"/>
          <w:numId w:val="1281"/>
        </w:numPr>
      </w:pPr>
      <w:r>
        <w:rPr>
          <w:i/>
          <w:iCs/>
        </w:rPr>
        <w:t xml:space="preserve">Cons</w:t>
      </w:r>
      <w:r>
        <w:t xml:space="preserve">: Preview status means less stable, limited track record</w:t>
      </w:r>
    </w:p>
    <w:p>
      <w:pPr>
        <w:pStyle w:val="Compact"/>
        <w:numPr>
          <w:ilvl w:val="1"/>
          <w:numId w:val="128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15"/>
    <w:bookmarkStart w:id="716" w:name="feature-settings"/>
    <w:p>
      <w:pPr>
        <w:pStyle w:val="Heading4"/>
      </w:pPr>
      <w:ins w:id="2454" w:author="PR Preview" w:date="2024-01-01T00:00:00Z">
        <w:r>
          <w:t xml:space="preserve">18.5.11.3 Feature Settings</w:t>
        </w:r>
      </w:ins>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2"/>
        </w:numPr>
      </w:pPr>
      <w:r>
        <w:rPr>
          <w:i/>
          <w:iCs/>
        </w:rPr>
        <w:t xml:space="preserve">What it does</w:t>
      </w:r>
      <w:r>
        <w:t xml:space="preserve">: Enables previews of experimental features in your editor</w:t>
      </w:r>
    </w:p>
    <w:p>
      <w:pPr>
        <w:pStyle w:val="Compact"/>
        <w:numPr>
          <w:ilvl w:val="0"/>
          <w:numId w:val="1282"/>
        </w:numPr>
      </w:pPr>
      <w:r>
        <w:rPr>
          <w:i/>
          <w:iCs/>
        </w:rPr>
        <w:t xml:space="preserve">Pros</w:t>
      </w:r>
      <w:r>
        <w:t xml:space="preserve">: Access to latest capabilities before general release</w:t>
      </w:r>
    </w:p>
    <w:p>
      <w:pPr>
        <w:pStyle w:val="Compact"/>
        <w:numPr>
          <w:ilvl w:val="0"/>
          <w:numId w:val="1282"/>
        </w:numPr>
      </w:pPr>
      <w:r>
        <w:rPr>
          <w:i/>
          <w:iCs/>
        </w:rPr>
        <w:t xml:space="preserve">Cons</w:t>
      </w:r>
      <w:r>
        <w:t xml:space="preserve">: May have bugs or unstable behavior</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3"/>
        </w:numPr>
      </w:pPr>
      <w:r>
        <w:rPr>
          <w:i/>
          <w:iCs/>
        </w:rPr>
        <w:t xml:space="preserve">What it does</w:t>
      </w:r>
      <w:r>
        <w:t xml:space="preserve">: Enables Copilot chat interface on GitHub.com</w:t>
      </w:r>
    </w:p>
    <w:p>
      <w:pPr>
        <w:pStyle w:val="Compact"/>
        <w:numPr>
          <w:ilvl w:val="0"/>
          <w:numId w:val="1283"/>
        </w:numPr>
      </w:pPr>
      <w:r>
        <w:rPr>
          <w:i/>
          <w:iCs/>
        </w:rPr>
        <w:t xml:space="preserve">Pros</w:t>
      </w:r>
      <w:r>
        <w:t xml:space="preserve">: Quick access to Copilot without opening an editor, useful for reviewing PRs</w:t>
      </w:r>
    </w:p>
    <w:p>
      <w:pPr>
        <w:pStyle w:val="Compact"/>
        <w:numPr>
          <w:ilvl w:val="0"/>
          <w:numId w:val="1283"/>
        </w:numPr>
      </w:pPr>
      <w:r>
        <w:rPr>
          <w:i/>
          <w:iCs/>
        </w:rPr>
        <w:t xml:space="preserve">Cons</w:t>
      </w:r>
      <w:r>
        <w:t xml:space="preserve">: Only available with paid license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4"/>
        </w:numPr>
      </w:pPr>
      <w:r>
        <w:rPr>
          <w:i/>
          <w:iCs/>
        </w:rPr>
        <w:t xml:space="preserve">What it does</w:t>
      </w:r>
      <w:r>
        <w:t xml:space="preserve">: GitHub Copilot for assistance in terminal</w:t>
      </w:r>
    </w:p>
    <w:p>
      <w:pPr>
        <w:pStyle w:val="Compact"/>
        <w:numPr>
          <w:ilvl w:val="0"/>
          <w:numId w:val="1284"/>
        </w:numPr>
      </w:pPr>
      <w:r>
        <w:rPr>
          <w:i/>
          <w:iCs/>
        </w:rPr>
        <w:t xml:space="preserve">Pros</w:t>
      </w:r>
      <w:r>
        <w:t xml:space="preserve">: AI help for command-line operations, shell commands, and git operations</w:t>
      </w:r>
    </w:p>
    <w:p>
      <w:pPr>
        <w:pStyle w:val="Compact"/>
        <w:numPr>
          <w:ilvl w:val="0"/>
          <w:numId w:val="1284"/>
        </w:numPr>
      </w:pPr>
      <w:r>
        <w:rPr>
          <w:i/>
          <w:iCs/>
        </w:rPr>
        <w:t xml:space="preserve">Cons</w:t>
      </w:r>
      <w:r>
        <w:t xml:space="preserve">: Requires separate installation and setup</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5"/>
        </w:numPr>
      </w:pPr>
      <w:r>
        <w:rPr>
          <w:i/>
          <w:iCs/>
        </w:rPr>
        <w:t xml:space="preserve">What it does</w:t>
      </w:r>
      <w:r>
        <w:t xml:space="preserve">: Enables Copilot in GitHub Desktop app</w:t>
      </w:r>
    </w:p>
    <w:p>
      <w:pPr>
        <w:pStyle w:val="Compact"/>
        <w:numPr>
          <w:ilvl w:val="0"/>
          <w:numId w:val="1285"/>
        </w:numPr>
      </w:pPr>
      <w:r>
        <w:rPr>
          <w:i/>
          <w:iCs/>
        </w:rPr>
        <w:t xml:space="preserve">Pros</w:t>
      </w:r>
      <w:r>
        <w:t xml:space="preserve">: AI assistance in GUI git client</w:t>
      </w:r>
    </w:p>
    <w:p>
      <w:pPr>
        <w:pStyle w:val="Compact"/>
        <w:numPr>
          <w:ilvl w:val="0"/>
          <w:numId w:val="1285"/>
        </w:numPr>
      </w:pPr>
      <w:r>
        <w:rPr>
          <w:i/>
          <w:iCs/>
        </w:rPr>
        <w:t xml:space="preserve">Cons</w:t>
      </w:r>
      <w:r>
        <w:t xml:space="preserve">: Limited compared to editor integration</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6"/>
        </w:numPr>
      </w:pPr>
      <w:r>
        <w:rPr>
          <w:i/>
          <w:iCs/>
        </w:rPr>
        <w:t xml:space="preserve">What it does</w:t>
      </w:r>
      <w:r>
        <w:t xml:space="preserve">: Enables chat interface in your code editor</w:t>
      </w:r>
    </w:p>
    <w:p>
      <w:pPr>
        <w:pStyle w:val="Compact"/>
        <w:numPr>
          <w:ilvl w:val="0"/>
          <w:numId w:val="1286"/>
        </w:numPr>
      </w:pPr>
      <w:r>
        <w:rPr>
          <w:i/>
          <w:iCs/>
        </w:rPr>
        <w:t xml:space="preserve">Pros</w:t>
      </w:r>
      <w:r>
        <w:t xml:space="preserve">: Context-aware help, refactoring assistance, code explanation</w:t>
      </w:r>
    </w:p>
    <w:p>
      <w:pPr>
        <w:pStyle w:val="Compact"/>
        <w:numPr>
          <w:ilvl w:val="0"/>
          <w:numId w:val="1286"/>
        </w:numPr>
      </w:pPr>
      <w:r>
        <w:rPr>
          <w:i/>
          <w:iCs/>
        </w:rPr>
        <w:t xml:space="preserve">Cons</w:t>
      </w:r>
      <w:r>
        <w:t xml:space="preserve">: Can be distracting if overused</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7"/>
        </w:numPr>
      </w:pPr>
      <w:r>
        <w:rPr>
          <w:i/>
          <w:iCs/>
        </w:rPr>
        <w:t xml:space="preserve">What it does</w:t>
      </w:r>
      <w:r>
        <w:t xml:space="preserve">: Enables Copilot chat in mobile app</w:t>
      </w:r>
    </w:p>
    <w:p>
      <w:pPr>
        <w:pStyle w:val="Compact"/>
        <w:numPr>
          <w:ilvl w:val="0"/>
          <w:numId w:val="1287"/>
        </w:numPr>
      </w:pPr>
      <w:r>
        <w:rPr>
          <w:i/>
          <w:iCs/>
        </w:rPr>
        <w:t xml:space="preserve">Pros</w:t>
      </w:r>
      <w:r>
        <w:t xml:space="preserve">: Quick access on mobile devices</w:t>
      </w:r>
    </w:p>
    <w:p>
      <w:pPr>
        <w:pStyle w:val="Compact"/>
        <w:numPr>
          <w:ilvl w:val="0"/>
          <w:numId w:val="1287"/>
        </w:numPr>
      </w:pPr>
      <w:r>
        <w:rPr>
          <w:i/>
          <w:iCs/>
        </w:rPr>
        <w:t xml:space="preserve">Cons</w:t>
      </w:r>
      <w:r>
        <w:t xml:space="preserve">: Limited by mobile interface</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8"/>
        </w:numPr>
      </w:pPr>
      <w:r>
        <w:rPr>
          <w:i/>
          <w:iCs/>
        </w:rPr>
        <w:t xml:space="preserve">What it does</w:t>
      </w:r>
      <w:r>
        <w:t xml:space="preserve">: Allows Copilot to search internet for up-to-date information</w:t>
      </w:r>
    </w:p>
    <w:p>
      <w:pPr>
        <w:pStyle w:val="Compact"/>
        <w:numPr>
          <w:ilvl w:val="0"/>
          <w:numId w:val="1288"/>
        </w:numPr>
      </w:pPr>
      <w:r>
        <w:rPr>
          <w:i/>
          <w:iCs/>
        </w:rPr>
        <w:t xml:space="preserve">Pros</w:t>
      </w:r>
      <w:r>
        <w:t xml:space="preserve">: Access to current documentation, recent library changes, latest best practices</w:t>
      </w:r>
    </w:p>
    <w:p>
      <w:pPr>
        <w:pStyle w:val="Compact"/>
        <w:numPr>
          <w:ilvl w:val="0"/>
          <w:numId w:val="1288"/>
        </w:numPr>
      </w:pPr>
      <w:r>
        <w:rPr>
          <w:i/>
          <w:iCs/>
        </w:rPr>
        <w:t xml:space="preserve">Cons</w:t>
      </w:r>
      <w:r>
        <w:t xml:space="preserve">: May introduce latency, results depend on search quality</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16"/>
    <w:bookmarkStart w:id="717" w:name="advanced-settings"/>
    <w:p>
      <w:pPr>
        <w:pStyle w:val="Heading4"/>
      </w:pPr>
      <w:ins w:id="2491" w:author="PR Preview" w:date="2024-01-01T00:00:00Z">
        <w:r>
          <w:t xml:space="preserve">18.5.11.4 Advanced Settings</w:t>
        </w:r>
      </w:ins>
    </w:p>
    <w:p>
      <w:pPr>
        <w:pStyle w:val="FirstParagraph"/>
      </w:pPr>
      <w:r>
        <w:rPr>
          <w:b/>
          <w:bCs/>
        </w:rPr>
        <w:t xml:space="preserve">Dashboard Entry Point:</w:t>
      </w:r>
    </w:p>
    <w:p>
      <w:pPr>
        <w:pStyle w:val="Compact"/>
        <w:numPr>
          <w:ilvl w:val="0"/>
          <w:numId w:val="1289"/>
        </w:numPr>
      </w:pPr>
      <w:r>
        <w:rPr>
          <w:i/>
          <w:iCs/>
        </w:rPr>
        <w:t xml:space="preserve">What it does</w:t>
      </w:r>
      <w:r>
        <w:t xml:space="preserve">: Allows instant chatting when landing on GitHub.com</w:t>
      </w:r>
    </w:p>
    <w:p>
      <w:pPr>
        <w:pStyle w:val="Compact"/>
        <w:numPr>
          <w:ilvl w:val="0"/>
          <w:numId w:val="1289"/>
        </w:numPr>
      </w:pPr>
      <w:r>
        <w:rPr>
          <w:i/>
          <w:iCs/>
        </w:rPr>
        <w:t xml:space="preserve">Pros</w:t>
      </w:r>
      <w:r>
        <w:t xml:space="preserve">: Quick access to Copilot without navigating menus</w:t>
      </w:r>
    </w:p>
    <w:p>
      <w:pPr>
        <w:pStyle w:val="Compact"/>
        <w:numPr>
          <w:ilvl w:val="0"/>
          <w:numId w:val="1289"/>
        </w:numPr>
      </w:pPr>
      <w:r>
        <w:rPr>
          <w:i/>
          <w:iCs/>
        </w:rPr>
        <w:t xml:space="preserve">Cons</w:t>
      </w:r>
      <w:r>
        <w:t xml:space="preserve">: None significant</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0"/>
        </w:numPr>
      </w:pPr>
      <w:r>
        <w:rPr>
          <w:i/>
          <w:iCs/>
        </w:rPr>
        <w:t xml:space="preserve">What it does</w:t>
      </w:r>
      <w:r>
        <w:t xml:space="preserve">: Use Copilot to review your code and generate pull request summaries</w:t>
      </w:r>
    </w:p>
    <w:p>
      <w:pPr>
        <w:pStyle w:val="Compact"/>
        <w:numPr>
          <w:ilvl w:val="0"/>
          <w:numId w:val="1290"/>
        </w:numPr>
      </w:pPr>
      <w:r>
        <w:rPr>
          <w:i/>
          <w:iCs/>
        </w:rPr>
        <w:t xml:space="preserve">Pros</w:t>
      </w:r>
      <w:r>
        <w:t xml:space="preserve">: Automated code review suggestions, PR summary generation, catches common issues</w:t>
      </w:r>
    </w:p>
    <w:p>
      <w:pPr>
        <w:pStyle w:val="Compact"/>
        <w:numPr>
          <w:ilvl w:val="0"/>
          <w:numId w:val="1290"/>
        </w:numPr>
      </w:pPr>
      <w:r>
        <w:rPr>
          <w:i/>
          <w:iCs/>
        </w:rPr>
        <w:t xml:space="preserve">Cons</w:t>
      </w:r>
      <w:r>
        <w:t xml:space="preserve">: May generate false positives, shouldn’t replace human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1"/>
        </w:numPr>
      </w:pPr>
      <w:r>
        <w:rPr>
          <w:i/>
          <w:iCs/>
        </w:rPr>
        <w:t xml:space="preserve">What it does</w:t>
      </w:r>
      <w:r>
        <w:t xml:space="preserve">: Automatically reviews all pull requests you create</w:t>
      </w:r>
    </w:p>
    <w:p>
      <w:pPr>
        <w:pStyle w:val="Compact"/>
        <w:numPr>
          <w:ilvl w:val="0"/>
          <w:numId w:val="1291"/>
        </w:numPr>
      </w:pPr>
      <w:r>
        <w:rPr>
          <w:i/>
          <w:iCs/>
        </w:rPr>
        <w:t xml:space="preserve">Pros</w:t>
      </w:r>
      <w:r>
        <w:t xml:space="preserve">: Catches issues early without manual triggering</w:t>
      </w:r>
    </w:p>
    <w:p>
      <w:pPr>
        <w:pStyle w:val="Compact"/>
        <w:numPr>
          <w:ilvl w:val="0"/>
          <w:numId w:val="1291"/>
        </w:numPr>
      </w:pPr>
      <w:r>
        <w:rPr>
          <w:i/>
          <w:iCs/>
        </w:rPr>
        <w:t xml:space="preserve">Cons</w:t>
      </w:r>
      <w:r>
        <w:t xml:space="preserve">: May be noisy on simple PRs, uses API quota</w:t>
      </w:r>
    </w:p>
    <w:p>
      <w:pPr>
        <w:pStyle w:val="Compact"/>
        <w:numPr>
          <w:ilvl w:val="0"/>
          <w:numId w:val="129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2"/>
        </w:numPr>
      </w:pPr>
      <w:r>
        <w:rPr>
          <w:i/>
          <w:iCs/>
        </w:rPr>
        <w:t xml:space="preserve">What it does</w:t>
      </w:r>
      <w:r>
        <w:t xml:space="preserve">: Delegate tasks to Copilot coding agent in repositories where it is enabled</w:t>
      </w:r>
    </w:p>
    <w:p>
      <w:pPr>
        <w:pStyle w:val="Compact"/>
        <w:numPr>
          <w:ilvl w:val="0"/>
          <w:numId w:val="1292"/>
        </w:numPr>
      </w:pPr>
      <w:r>
        <w:rPr>
          <w:i/>
          <w:iCs/>
        </w:rPr>
        <w:t xml:space="preserve">Pros</w:t>
      </w:r>
      <w:r>
        <w:t xml:space="preserve">: Autonomous multi-file edits, can execute complex refactoring, runs tests and fixes issues</w:t>
      </w:r>
    </w:p>
    <w:p>
      <w:pPr>
        <w:pStyle w:val="Compact"/>
        <w:numPr>
          <w:ilvl w:val="0"/>
          <w:numId w:val="1292"/>
        </w:numPr>
      </w:pPr>
      <w:r>
        <w:rPr>
          <w:i/>
          <w:iCs/>
        </w:rPr>
        <w:t xml:space="preserve">Cons</w:t>
      </w:r>
      <w:r>
        <w:t xml:space="preserve">: Requires careful oversight, can make unwanted changes if instructions unclear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3"/>
        </w:numPr>
      </w:pPr>
      <w:r>
        <w:rPr>
          <w:i/>
          <w:iCs/>
        </w:rPr>
        <w:t xml:space="preserve">What it does</w:t>
      </w:r>
      <w:r>
        <w:t xml:space="preserve">: Remember repository context across Copilot agent interactions</w:t>
      </w:r>
    </w:p>
    <w:p>
      <w:pPr>
        <w:pStyle w:val="Compact"/>
        <w:numPr>
          <w:ilvl w:val="0"/>
          <w:numId w:val="1293"/>
        </w:numPr>
      </w:pPr>
      <w:r>
        <w:rPr>
          <w:i/>
          <w:iCs/>
        </w:rPr>
        <w:t xml:space="preserve">Pros</w:t>
      </w:r>
      <w:r>
        <w:t xml:space="preserve">: Better context awareness, learns repository patterns and conventions</w:t>
      </w:r>
    </w:p>
    <w:p>
      <w:pPr>
        <w:pStyle w:val="Compact"/>
        <w:numPr>
          <w:ilvl w:val="0"/>
          <w:numId w:val="1293"/>
        </w:numPr>
      </w:pPr>
      <w:r>
        <w:rPr>
          <w:i/>
          <w:iCs/>
        </w:rPr>
        <w:t xml:space="preserve">Cons</w:t>
      </w:r>
      <w:r>
        <w:t xml:space="preserve">: Preview feature governed by pre-release terms, potential privacy implications</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4"/>
        </w:numPr>
      </w:pPr>
      <w:r>
        <w:rPr>
          <w:i/>
          <w:iCs/>
        </w:rPr>
        <w:t xml:space="preserve">What it does</w:t>
      </w:r>
      <w:r>
        <w:t xml:space="preserve">: Connect MCP servers to Copilot in all editors and Coding Agent</w:t>
      </w:r>
    </w:p>
    <w:p>
      <w:pPr>
        <w:pStyle w:val="Compact"/>
        <w:numPr>
          <w:ilvl w:val="0"/>
          <w:numId w:val="1294"/>
        </w:numPr>
      </w:pPr>
      <w:r>
        <w:rPr>
          <w:i/>
          <w:iCs/>
        </w:rPr>
        <w:t xml:space="preserve">Pros</w:t>
      </w:r>
      <w:r>
        <w:t xml:space="preserve">: Extend Copilot with custom tools and integrations</w:t>
      </w:r>
    </w:p>
    <w:p>
      <w:pPr>
        <w:pStyle w:val="Compact"/>
        <w:numPr>
          <w:ilvl w:val="0"/>
          <w:numId w:val="1294"/>
        </w:numPr>
      </w:pPr>
      <w:r>
        <w:rPr>
          <w:i/>
          <w:iCs/>
        </w:rPr>
        <w:t xml:space="preserve">Cons</w:t>
      </w:r>
      <w:r>
        <w:t xml:space="preserve">: Requires MCP server setup and maintenance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5"/>
        </w:numPr>
      </w:pPr>
      <w:r>
        <w:rPr>
          <w:i/>
          <w:iCs/>
        </w:rPr>
        <w:t xml:space="preserve">What it does</w:t>
      </w:r>
      <w:r>
        <w:t xml:space="preserve">: Allow Copilot to suggest commit messages when you make changes</w:t>
      </w:r>
    </w:p>
    <w:p>
      <w:pPr>
        <w:pStyle w:val="Compact"/>
        <w:numPr>
          <w:ilvl w:val="0"/>
          <w:numId w:val="1295"/>
        </w:numPr>
      </w:pPr>
      <w:r>
        <w:rPr>
          <w:i/>
          <w:iCs/>
        </w:rPr>
        <w:t xml:space="preserve">Pros</w:t>
      </w:r>
      <w:r>
        <w:t xml:space="preserve">: Saves time, generates descriptive messages based on code changes</w:t>
      </w:r>
    </w:p>
    <w:p>
      <w:pPr>
        <w:pStyle w:val="Compact"/>
        <w:numPr>
          <w:ilvl w:val="0"/>
          <w:numId w:val="1295"/>
        </w:numPr>
      </w:pPr>
      <w:r>
        <w:rPr>
          <w:i/>
          <w:iCs/>
        </w:rPr>
        <w:t xml:space="preserve">Cons</w:t>
      </w:r>
      <w:r>
        <w:t xml:space="preserve">: May miss important context, still requires review</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6"/>
        </w:numPr>
      </w:pPr>
      <w:r>
        <w:rPr>
          <w:i/>
          <w:iCs/>
        </w:rPr>
        <w:t xml:space="preserve">What it does</w:t>
      </w:r>
      <w:r>
        <w:t xml:space="preserve">: View and create Copilot Spaces (collaborative AI environments)</w:t>
      </w:r>
    </w:p>
    <w:p>
      <w:pPr>
        <w:pStyle w:val="Compact"/>
        <w:numPr>
          <w:ilvl w:val="0"/>
          <w:numId w:val="1296"/>
        </w:numPr>
      </w:pPr>
      <w:r>
        <w:rPr>
          <w:i/>
          <w:iCs/>
        </w:rPr>
        <w:t xml:space="preserve">Pros</w:t>
      </w:r>
      <w:r>
        <w:t xml:space="preserve">: Share AI context with team members</w:t>
      </w:r>
    </w:p>
    <w:p>
      <w:pPr>
        <w:pStyle w:val="Compact"/>
        <w:numPr>
          <w:ilvl w:val="0"/>
          <w:numId w:val="1296"/>
        </w:numPr>
      </w:pPr>
      <w:r>
        <w:rPr>
          <w:i/>
          <w:iCs/>
        </w:rPr>
        <w:t xml:space="preserve">Cons</w:t>
      </w:r>
      <w:r>
        <w:t xml:space="preserve">: Additional complexity for individual work</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7"/>
        </w:numPr>
      </w:pPr>
      <w:r>
        <w:rPr>
          <w:i/>
          <w:iCs/>
        </w:rPr>
        <w:t xml:space="preserve">What it does</w:t>
      </w:r>
      <w:r>
        <w:t xml:space="preserve">: Create individually owned Copilot Spaces</w:t>
      </w:r>
    </w:p>
    <w:p>
      <w:pPr>
        <w:pStyle w:val="Compact"/>
        <w:numPr>
          <w:ilvl w:val="0"/>
          <w:numId w:val="1297"/>
        </w:numPr>
      </w:pPr>
      <w:r>
        <w:rPr>
          <w:i/>
          <w:iCs/>
        </w:rPr>
        <w:t xml:space="preserve">Pros</w:t>
      </w:r>
      <w:r>
        <w:t xml:space="preserve">: Personal AI workspaces for complex projects</w:t>
      </w:r>
    </w:p>
    <w:p>
      <w:pPr>
        <w:pStyle w:val="Compact"/>
        <w:numPr>
          <w:ilvl w:val="0"/>
          <w:numId w:val="1297"/>
        </w:numPr>
      </w:pPr>
      <w:r>
        <w:rPr>
          <w:i/>
          <w:iCs/>
        </w:rPr>
        <w:t xml:space="preserve">Cons</w:t>
      </w:r>
      <w:r>
        <w:t xml:space="preserve">: May fragment your workflow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8"/>
        </w:numPr>
      </w:pPr>
      <w:r>
        <w:rPr>
          <w:i/>
          <w:iCs/>
        </w:rPr>
        <w:t xml:space="preserve">What it does</w:t>
      </w:r>
      <w:r>
        <w:t xml:space="preserve">: Share individually owned Copilot Spaces</w:t>
      </w:r>
    </w:p>
    <w:p>
      <w:pPr>
        <w:pStyle w:val="Compact"/>
        <w:numPr>
          <w:ilvl w:val="0"/>
          <w:numId w:val="1298"/>
        </w:numPr>
      </w:pPr>
      <w:r>
        <w:rPr>
          <w:i/>
          <w:iCs/>
        </w:rPr>
        <w:t xml:space="preserve">Pros</w:t>
      </w:r>
      <w:r>
        <w:t xml:space="preserve">: Collaborate while maintaining ownership</w:t>
      </w:r>
    </w:p>
    <w:p>
      <w:pPr>
        <w:pStyle w:val="Compact"/>
        <w:numPr>
          <w:ilvl w:val="0"/>
          <w:numId w:val="1298"/>
        </w:numPr>
      </w:pPr>
      <w:r>
        <w:rPr>
          <w:i/>
          <w:iCs/>
        </w:rPr>
        <w:t xml:space="preserve">Cons</w:t>
      </w:r>
      <w:r>
        <w:t xml:space="preserve">: None significant</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17"/>
    <w:bookmarkStart w:id="718" w:name="summary-of-recommended-settings"/>
    <w:p>
      <w:pPr>
        <w:pStyle w:val="Heading4"/>
      </w:pPr>
      <w:ins w:id="2542" w:author="PR Preview" w:date="2024-01-01T00:00:00Z">
        <w:r>
          <w:t xml:space="preserve">18.5.11.5 Summary of Recommended Settings</w:t>
        </w:r>
      </w:ins>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9"/>
        </w:numPr>
      </w:pPr>
      <w:r>
        <w:t xml:space="preserve">All Copilot Chat options (GitHub.com, CLI, IDE, Mobile)</w:t>
      </w:r>
    </w:p>
    <w:p>
      <w:pPr>
        <w:pStyle w:val="Compact"/>
        <w:numPr>
          <w:ilvl w:val="0"/>
          <w:numId w:val="1299"/>
        </w:numPr>
      </w:pPr>
      <w:r>
        <w:t xml:space="preserve">Web search capability</w:t>
      </w:r>
    </w:p>
    <w:p>
      <w:pPr>
        <w:pStyle w:val="Compact"/>
        <w:numPr>
          <w:ilvl w:val="0"/>
          <w:numId w:val="1299"/>
        </w:numPr>
      </w:pPr>
      <w:r>
        <w:t xml:space="preserve">Dashboard Entry Point</w:t>
      </w:r>
    </w:p>
    <w:p>
      <w:pPr>
        <w:pStyle w:val="Compact"/>
        <w:numPr>
          <w:ilvl w:val="0"/>
          <w:numId w:val="1299"/>
        </w:numPr>
      </w:pPr>
      <w:r>
        <w:t xml:space="preserve">Copilot code review (but not automatic review initially)</w:t>
      </w:r>
    </w:p>
    <w:p>
      <w:pPr>
        <w:pStyle w:val="Compact"/>
        <w:numPr>
          <w:ilvl w:val="0"/>
          <w:numId w:val="1299"/>
        </w:numPr>
      </w:pPr>
      <w:r>
        <w:t xml:space="preserve">Copilot coding agent</w:t>
      </w:r>
    </w:p>
    <w:p>
      <w:pPr>
        <w:pStyle w:val="Compact"/>
        <w:numPr>
          <w:ilvl w:val="0"/>
          <w:numId w:val="1299"/>
        </w:numPr>
      </w:pPr>
      <w:r>
        <w:t xml:space="preserve">Copilot Memory</w:t>
      </w:r>
    </w:p>
    <w:p>
      <w:pPr>
        <w:pStyle w:val="Compact"/>
        <w:numPr>
          <w:ilvl w:val="0"/>
          <w:numId w:val="1299"/>
        </w:numPr>
      </w:pPr>
      <w:r>
        <w:t xml:space="preserve">MCP servers (if configured)</w:t>
      </w:r>
    </w:p>
    <w:p>
      <w:pPr>
        <w:pStyle w:val="Compact"/>
        <w:numPr>
          <w:ilvl w:val="0"/>
          <w:numId w:val="1299"/>
        </w:numPr>
      </w:pPr>
      <w:r>
        <w:t xml:space="preserve">Copilot-generated commit messages</w:t>
      </w:r>
    </w:p>
    <w:p>
      <w:pPr>
        <w:pStyle w:val="Compact"/>
        <w:numPr>
          <w:ilvl w:val="0"/>
          <w:numId w:val="1299"/>
        </w:numPr>
      </w:pPr>
      <w:r>
        <w:t xml:space="preserve">All Copilot Spaces options</w:t>
      </w:r>
    </w:p>
    <w:p>
      <w:pPr>
        <w:pStyle w:val="FirstParagraph"/>
      </w:pPr>
      <w:r>
        <w:rPr>
          <w:b/>
          <w:bCs/>
        </w:rPr>
        <w:t xml:space="preserve">Model selection:</w:t>
      </w:r>
    </w:p>
    <w:p>
      <w:pPr>
        <w:pStyle w:val="Compact"/>
        <w:numPr>
          <w:ilvl w:val="0"/>
          <w:numId w:val="1300"/>
        </w:numPr>
      </w:pPr>
      <w:r>
        <w:t xml:space="preserve">Default: Claude Sonnet 4.5</w:t>
      </w:r>
    </w:p>
    <w:p>
      <w:pPr>
        <w:pStyle w:val="Compact"/>
        <w:numPr>
          <w:ilvl w:val="0"/>
          <w:numId w:val="1300"/>
        </w:numPr>
      </w:pPr>
      <w:r>
        <w:t xml:space="preserve">Complex tasks: Claude Opus 4.5</w:t>
      </w:r>
    </w:p>
    <w:p>
      <w:pPr>
        <w:pStyle w:val="Compact"/>
        <w:numPr>
          <w:ilvl w:val="0"/>
          <w:numId w:val="1300"/>
        </w:numPr>
      </w:pPr>
      <w:r>
        <w:t xml:space="preserve">Quick completions: Claude Haiku 4.5</w:t>
      </w:r>
    </w:p>
    <w:p>
      <w:pPr>
        <w:pStyle w:val="FirstParagraph"/>
      </w:pPr>
      <w:r>
        <w:rPr>
          <w:b/>
          <w:bCs/>
        </w:rPr>
        <w:t xml:space="preserve">Enable with caution:</w:t>
      </w:r>
    </w:p>
    <w:p>
      <w:pPr>
        <w:pStyle w:val="Compact"/>
        <w:numPr>
          <w:ilvl w:val="0"/>
          <w:numId w:val="1301"/>
        </w:numPr>
      </w:pPr>
      <w:r>
        <w:t xml:space="preserve">Editor preview features (only if comfortable with potential instability)</w:t>
      </w:r>
    </w:p>
    <w:p>
      <w:pPr>
        <w:pStyle w:val="Compact"/>
        <w:numPr>
          <w:ilvl w:val="0"/>
          <w:numId w:val="130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18"/>
    <w:bookmarkEnd w:id="719"/>
    <w:bookmarkStart w:id="732" w:name="configuring-the-agent-environment"/>
    <w:p>
      <w:pPr>
        <w:pStyle w:val="Heading3"/>
      </w:pPr>
      <w:ins w:id="2562" w:author="PR Preview" w:date="2024-01-01T00:00:00Z">
        <w:r>
          <w:t xml:space="preserve">18.5.12 Configuring the Agent Environment</w:t>
        </w:r>
      </w:ins>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20" w:name="why-configure-the-environment"/>
    <w:p>
      <w:pPr>
        <w:pStyle w:val="Heading4"/>
      </w:pPr>
      <w:ins w:id="2564" w:author="PR Preview" w:date="2024-01-01T00:00:00Z">
        <w:r>
          <w:t xml:space="preserve">18.5.12.1 Why Configure the Environment?</w:t>
        </w:r>
      </w:ins>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2"/>
        </w:numPr>
      </w:pPr>
      <w:r>
        <w:t xml:space="preserve">Faster agent startup and execution</w:t>
      </w:r>
    </w:p>
    <w:p>
      <w:pPr>
        <w:pStyle w:val="Compact"/>
        <w:numPr>
          <w:ilvl w:val="0"/>
          <w:numId w:val="1302"/>
        </w:numPr>
      </w:pPr>
      <w:r>
        <w:t xml:space="preserve">More reliable builds and tests</w:t>
      </w:r>
    </w:p>
    <w:p>
      <w:pPr>
        <w:pStyle w:val="Compact"/>
        <w:numPr>
          <w:ilvl w:val="0"/>
          <w:numId w:val="1302"/>
        </w:numPr>
      </w:pPr>
      <w:r>
        <w:t xml:space="preserve">Access to private or authenticated dependencies</w:t>
      </w:r>
    </w:p>
    <w:p>
      <w:pPr>
        <w:pStyle w:val="Compact"/>
        <w:numPr>
          <w:ilvl w:val="0"/>
          <w:numId w:val="1302"/>
        </w:numPr>
      </w:pPr>
      <w:r>
        <w:t xml:space="preserve">Consistent development environment across all agent sessions</w:t>
      </w:r>
    </w:p>
    <w:bookmarkEnd w:id="720"/>
    <w:bookmarkStart w:id="721" w:name="file-location-and-structure"/>
    <w:p>
      <w:pPr>
        <w:pStyle w:val="Heading4"/>
      </w:pPr>
      <w:ins w:id="2570" w:author="PR Preview" w:date="2024-01-01T00:00:00Z">
        <w:r>
          <w:t xml:space="preserve">18.5.12.2 File Location and Structure</w:t>
        </w:r>
      </w:ins>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21"/>
    <w:bookmarkStart w:id="722" w:name="basic-configuration-example"/>
    <w:p>
      <w:pPr>
        <w:pStyle w:val="Heading4"/>
      </w:pPr>
      <w:ins w:id="2572" w:author="PR Preview" w:date="2024-01-01T00:00:00Z">
        <w:r>
          <w:t xml:space="preserve">18.5.12.3 Basic Configuration Example</w:t>
        </w:r>
      </w:ins>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22"/>
    <w:bookmarkStart w:id="725" w:name="using-actionscheckout"/>
    <w:p>
      <w:pPr>
        <w:pStyle w:val="Heading4"/>
      </w:pPr>
      <w:ins w:id="2574" w:author="PR Preview" w:date="2024-01-01T00:00:00Z">
        <w:r>
          <w:t xml:space="preserve">18.5.12.4 Using</w:t>
        </w:r>
      </w:ins>
      <w:ins w:id="2574" w:author="PR Preview" w:date="2024-01-01T00:00:00Z">
        <w:r>
          <w:t xml:space="preserve"> </w:t>
        </w:r>
      </w:ins>
      <w:ins w:id="2574" w:author="PR Preview" w:date="2024-01-01T00:00:00Z">
        <w:r>
          <w:rPr>
            <w:rStyle w:val="VerbatimChar"/>
          </w:rPr>
          <w:t xml:space="preserve">actions/checkout</w:t>
        </w:r>
      </w:ins>
    </w:p>
    <w:p>
      <w:pPr>
        <w:pStyle w:val="FirstParagraph"/>
      </w:pPr>
      <w:r>
        <w:t xml:space="preserve">The</w:t>
      </w:r>
      <w:r>
        <w:t xml:space="preserve"> </w:t>
      </w:r>
      <w:hyperlink r:id="rId723">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24">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25"/>
    <w:bookmarkStart w:id="726" w:name="configurable-options"/>
    <w:p>
      <w:pPr>
        <w:pStyle w:val="Heading4"/>
      </w:pPr>
      <w:ins w:id="2587" w:author="PR Preview" w:date="2024-01-01T00:00:00Z">
        <w:r>
          <w:t xml:space="preserve">18.5.12.5 Configurable Options</w:t>
        </w:r>
      </w:ins>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4"/>
        </w:numPr>
      </w:pPr>
      <w:r>
        <w:rPr>
          <w:rStyle w:val="VerbatimChar"/>
        </w:rPr>
        <w:t xml:space="preserve">steps</w:t>
      </w:r>
      <w:r>
        <w:t xml:space="preserve">: Setup commands and actions to run</w:t>
      </w:r>
    </w:p>
    <w:p>
      <w:pPr>
        <w:pStyle w:val="Compact"/>
        <w:numPr>
          <w:ilvl w:val="0"/>
          <w:numId w:val="130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4"/>
        </w:numPr>
      </w:pPr>
      <w:r>
        <w:rPr>
          <w:rStyle w:val="VerbatimChar"/>
        </w:rPr>
        <w:t xml:space="preserve">runs-on</w:t>
      </w:r>
      <w:r>
        <w:t xml:space="preserve">: Runner type (Ubuntu x64 Linux only)</w:t>
      </w:r>
    </w:p>
    <w:p>
      <w:pPr>
        <w:pStyle w:val="Compact"/>
        <w:numPr>
          <w:ilvl w:val="0"/>
          <w:numId w:val="1304"/>
        </w:numPr>
      </w:pPr>
      <w:r>
        <w:rPr>
          <w:rStyle w:val="VerbatimChar"/>
        </w:rPr>
        <w:t xml:space="preserve">services</w:t>
      </w:r>
      <w:r>
        <w:t xml:space="preserve">: Database or service containers</w:t>
      </w:r>
    </w:p>
    <w:p>
      <w:pPr>
        <w:pStyle w:val="Compact"/>
        <w:numPr>
          <w:ilvl w:val="0"/>
          <w:numId w:val="1304"/>
        </w:numPr>
      </w:pPr>
      <w:r>
        <w:rPr>
          <w:rStyle w:val="VerbatimChar"/>
        </w:rPr>
        <w:t xml:space="preserve">snapshot</w:t>
      </w:r>
      <w:r>
        <w:t xml:space="preserve">: Save environment state</w:t>
      </w:r>
    </w:p>
    <w:p>
      <w:pPr>
        <w:pStyle w:val="Compact"/>
        <w:numPr>
          <w:ilvl w:val="0"/>
          <w:numId w:val="1304"/>
        </w:numPr>
      </w:pPr>
      <w:r>
        <w:rPr>
          <w:rStyle w:val="VerbatimChar"/>
        </w:rPr>
        <w:t xml:space="preserve">timeout-minutes</w:t>
      </w:r>
      <w:r>
        <w:t xml:space="preserve">: Maximum 59 minutes</w:t>
      </w:r>
    </w:p>
    <w:p>
      <w:pPr>
        <w:pStyle w:val="FirstParagraph"/>
      </w:pPr>
      <w:r>
        <w:t xml:space="preserve">All other workflow settings are ignored by Copilot.</w:t>
      </w:r>
    </w:p>
    <w:bookmarkEnd w:id="726"/>
    <w:bookmarkStart w:id="727" w:name="common-setup-tasks"/>
    <w:p>
      <w:pPr>
        <w:pStyle w:val="Heading4"/>
      </w:pPr>
      <w:ins w:id="2596" w:author="PR Preview" w:date="2024-01-01T00:00:00Z">
        <w:r>
          <w:t xml:space="preserve">18.5.12.6 Common Setup Tasks</w:t>
        </w:r>
      </w:ins>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27"/>
    <w:bookmarkStart w:id="728" w:name="environment-variables-and-secrets"/>
    <w:p>
      <w:pPr>
        <w:pStyle w:val="Heading4"/>
      </w:pPr>
      <w:ins w:id="2603" w:author="PR Preview" w:date="2024-01-01T00:00:00Z">
        <w:r>
          <w:t xml:space="preserve">18.5.12.7 Environment Variables and Secrets</w:t>
        </w:r>
      </w:ins>
    </w:p>
    <w:p>
      <w:pPr>
        <w:pStyle w:val="FirstParagraph"/>
      </w:pPr>
      <w:r>
        <w:t xml:space="preserve">To set environment variables for Copilot:</w:t>
      </w:r>
    </w:p>
    <w:p>
      <w:pPr>
        <w:pStyle w:val="Compact"/>
        <w:numPr>
          <w:ilvl w:val="0"/>
          <w:numId w:val="1305"/>
        </w:numPr>
      </w:pPr>
      <w:r>
        <w:t xml:space="preserve">Navigate to your repository’s</w:t>
      </w:r>
      <w:r>
        <w:t xml:space="preserve"> </w:t>
      </w:r>
      <w:r>
        <w:rPr>
          <w:b/>
          <w:bCs/>
        </w:rPr>
        <w:t xml:space="preserve">Settings</w:t>
      </w:r>
    </w:p>
    <w:p>
      <w:pPr>
        <w:pStyle w:val="Compact"/>
        <w:numPr>
          <w:ilvl w:val="0"/>
          <w:numId w:val="1305"/>
        </w:numPr>
      </w:pPr>
      <w:r>
        <w:t xml:space="preserve">Go to</w:t>
      </w:r>
      <w:r>
        <w:t xml:space="preserve"> </w:t>
      </w:r>
      <w:r>
        <w:rPr>
          <w:b/>
          <w:bCs/>
        </w:rPr>
        <w:t xml:space="preserve">Environments</w:t>
      </w:r>
    </w:p>
    <w:p>
      <w:pPr>
        <w:pStyle w:val="Compact"/>
        <w:numPr>
          <w:ilvl w:val="0"/>
          <w:numId w:val="130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5"/>
        </w:numPr>
      </w:pPr>
      <w:r>
        <w:t xml:space="preserve">Add environment variables or secrets as needed</w:t>
      </w:r>
    </w:p>
    <w:p>
      <w:pPr>
        <w:pStyle w:val="FirstParagraph"/>
      </w:pPr>
      <w:r>
        <w:t xml:space="preserve">Use secrets for sensitive values like API keys or passwords.</w:t>
      </w:r>
    </w:p>
    <w:bookmarkEnd w:id="728"/>
    <w:bookmarkStart w:id="729" w:name="testing-your-configuration"/>
    <w:p>
      <w:pPr>
        <w:pStyle w:val="Heading4"/>
      </w:pPr>
      <w:ins w:id="2610" w:author="PR Preview" w:date="2024-01-01T00:00:00Z">
        <w:r>
          <w:t xml:space="preserve">18.5.12.8 Testing Your Configuration</w:t>
        </w:r>
      </w:ins>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29"/>
    <w:bookmarkStart w:id="730" w:name="advanced-configuration"/>
    <w:p>
      <w:pPr>
        <w:pStyle w:val="Heading4"/>
      </w:pPr>
      <w:ins w:id="2613" w:author="PR Preview" w:date="2024-01-01T00:00:00Z">
        <w:r>
          <w:t xml:space="preserve">18.5.12.9 Advanced Configuration</w:t>
        </w:r>
      </w:ins>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30"/>
    <w:bookmarkStart w:id="731" w:name="further-reading-1"/>
    <w:p>
      <w:pPr>
        <w:pStyle w:val="Heading4"/>
      </w:pPr>
      <w:ins w:id="2621" w:author="PR Preview" w:date="2024-01-01T00:00:00Z">
        <w:r>
          <w:t xml:space="preserve">18.5.12.10 Further Reading</w:t>
        </w:r>
      </w:ins>
    </w:p>
    <w:p>
      <w:pPr>
        <w:pStyle w:val="FirstParagraph"/>
      </w:pPr>
      <w:r>
        <w:t xml:space="preserve">For complete details,</w:t>
      </w:r>
      <w:r>
        <w:t xml:space="preserve"> </w:t>
      </w:r>
      <w:r>
        <w:t xml:space="preserve">see</w:t>
      </w:r>
      <w:r>
        <w:t xml:space="preserve"> </w:t>
      </w:r>
      <w:hyperlink r:id="rId724">
        <w:r>
          <w:rPr>
            <w:rStyle w:val="Hyperlink"/>
          </w:rPr>
          <w:t xml:space="preserve">Customizing the development environment for GitHub Copilot coding agent</w:t>
        </w:r>
      </w:hyperlink>
      <w:r>
        <w:t xml:space="preserve">.</w:t>
      </w:r>
    </w:p>
    <w:bookmarkEnd w:id="731"/>
    <w:bookmarkEnd w:id="732"/>
    <w:bookmarkStart w:id="736" w:name="sec-ai-when-to-use"/>
    <w:p>
      <w:pPr>
        <w:pStyle w:val="Heading3"/>
      </w:pPr>
      <w:ins w:id="2623" w:author="PR Preview" w:date="2024-01-01T00:00:00Z">
        <w:r>
          <w:t xml:space="preserve">18.5.13 When to use a coding agent</w:t>
        </w:r>
      </w:ins>
    </w:p>
    <w:p>
      <w:pPr>
        <w:pStyle w:val="FirstParagraph"/>
      </w:pPr>
      <w:r>
        <w:t xml:space="preserve">Coding agent sessions are currently</w:t>
      </w:r>
      <w:r>
        <w:rPr>
          <w:rStyle w:val="FootnoteReference"/>
        </w:rPr>
        <w:footnoteReference w:id="7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36"/>
    <w:bookmarkStart w:id="741" w:name="editing-with-.docx-files"/>
    <w:p>
      <w:pPr>
        <w:pStyle w:val="Heading3"/>
      </w:pPr>
      <w:ins w:id="2626" w:author="PR Preview" w:date="2024-01-01T00:00:00Z">
        <w:r>
          <w:t xml:space="preserve">18.5.14 Editing with</w:t>
        </w:r>
      </w:ins>
      <w:ins w:id="2626" w:author="PR Preview" w:date="2024-01-01T00:00:00Z">
        <w:r>
          <w:t xml:space="preserve"> </w:t>
        </w:r>
      </w:ins>
      <w:ins w:id="2626" w:author="PR Preview" w:date="2024-01-01T00:00:00Z">
        <w:r>
          <w:rPr>
            <w:rStyle w:val="VerbatimChar"/>
          </w:rPr>
          <w:t xml:space="preserve">.docx</w:t>
        </w:r>
      </w:ins>
      <w:ins w:id="2626" w:author="PR Preview" w:date="2024-01-01T00:00:00Z">
        <w:r>
          <w:t xml:space="preserve"> </w:t>
        </w:r>
      </w:ins>
      <w:ins w:id="2626"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6"/>
        </w:numPr>
      </w:pPr>
      <w:r>
        <w:t xml:space="preserve">Lab members can export Quarto content to Word format for review</w:t>
      </w:r>
    </w:p>
    <w:p>
      <w:pPr>
        <w:pStyle w:val="Compact"/>
        <w:numPr>
          <w:ilvl w:val="0"/>
          <w:numId w:val="1306"/>
        </w:numPr>
      </w:pPr>
      <w:r>
        <w:t xml:space="preserve">Reviewers can make edits, add tracked changes, and insert comments in Word</w:t>
      </w:r>
    </w:p>
    <w:p>
      <w:pPr>
        <w:pStyle w:val="Compact"/>
        <w:numPr>
          <w:ilvl w:val="0"/>
          <w:numId w:val="13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40" w:name="known-issue-document-1-warning-in-word"/>
    <w:p>
      <w:pPr>
        <w:pStyle w:val="Heading4"/>
      </w:pPr>
      <w:ins w:id="2636" w:author="PR Preview" w:date="2024-01-01T00:00:00Z">
        <w:r>
          <w:t xml:space="preserve">18.5.14.1 Known Issue:</w:t>
        </w:r>
      </w:ins>
      <w:ins w:id="2636" w:author="PR Preview" w:date="2024-01-01T00:00:00Z">
        <w:r>
          <w:t xml:space="preserve"> </w:t>
        </w:r>
      </w:ins>
      <w:ins w:id="2636" w:author="PR Preview" w:date="2024-01-01T00:00:00Z">
        <w:r>
          <w:t xml:space="preserve">“Document 1”</w:t>
        </w:r>
      </w:ins>
      <w:ins w:id="2636" w:author="PR Preview" w:date="2024-01-01T00:00:00Z">
        <w:r>
          <w:t xml:space="preserve"> </w:t>
        </w:r>
      </w:ins>
      <w:ins w:id="2636" w:author="PR Preview" w:date="2024-01-01T00:00:00Z">
        <w:r>
          <w:t xml:space="preserve">Warning in Word</w:t>
        </w:r>
      </w:ins>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8"/>
        </w:numPr>
      </w:pPr>
      <w:hyperlink r:id="rId737">
        <w:r>
          <w:rPr>
            <w:rStyle w:val="Hyperlink"/>
          </w:rPr>
          <w:t xml:space="preserve">Quarto CLI Issue #6357</w:t>
        </w:r>
      </w:hyperlink>
    </w:p>
    <w:p>
      <w:pPr>
        <w:pStyle w:val="Compact"/>
        <w:numPr>
          <w:ilvl w:val="0"/>
          <w:numId w:val="1308"/>
        </w:numPr>
      </w:pPr>
      <w:hyperlink r:id="rId738">
        <w:r>
          <w:rPr>
            <w:rStyle w:val="Hyperlink"/>
          </w:rPr>
          <w:t xml:space="preserve">Quarto Discussion #6544</w:t>
        </w:r>
      </w:hyperlink>
    </w:p>
    <w:p>
      <w:pPr>
        <w:pStyle w:val="Compact"/>
        <w:numPr>
          <w:ilvl w:val="0"/>
          <w:numId w:val="1308"/>
        </w:numPr>
      </w:pPr>
      <w:hyperlink r:id="rId739">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9"/>
        </w:numPr>
      </w:pPr>
      <w:r>
        <w:t xml:space="preserve">Open the generated DOCX file in Microsoft Word</w:t>
      </w:r>
    </w:p>
    <w:p>
      <w:pPr>
        <w:pStyle w:val="Compact"/>
        <w:numPr>
          <w:ilvl w:val="0"/>
          <w:numId w:val="1309"/>
        </w:numPr>
      </w:pPr>
      <w:r>
        <w:t xml:space="preserve">Immediately save the file (File → Save, or Ctrl+S/Cmd+S)</w:t>
      </w:r>
    </w:p>
    <w:p>
      <w:pPr>
        <w:pStyle w:val="Compact"/>
        <w:numPr>
          <w:ilvl w:val="0"/>
          <w:numId w:val="1309"/>
        </w:numPr>
      </w:pPr>
      <w:r>
        <w:t xml:space="preserve">Close and re-open the file to verify it no longer shows</w:t>
      </w:r>
      <w:r>
        <w:t xml:space="preserve"> </w:t>
      </w:r>
      <w:r>
        <w:t xml:space="preserve">“Document 1”</w:t>
      </w:r>
    </w:p>
    <w:p>
      <w:pPr>
        <w:pStyle w:val="Compact"/>
        <w:numPr>
          <w:ilvl w:val="0"/>
          <w:numId w:val="130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40"/>
    <w:bookmarkEnd w:id="741"/>
    <w:bookmarkStart w:id="742" w:name="copilot-instructions-for-this-repository"/>
    <w:p>
      <w:pPr>
        <w:pStyle w:val="Heading3"/>
      </w:pPr>
      <w:ins w:id="2648" w:author="PR Preview" w:date="2024-01-01T00:00:00Z">
        <w:r>
          <w:t xml:space="preserve">18.5.15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10"/>
        </w:numPr>
      </w:pPr>
      <w:r>
        <w:t xml:space="preserve">Markdown and Quarto formatting rules (e.g., blank lines before lists, line breaks in prose)</w:t>
      </w:r>
    </w:p>
    <w:p>
      <w:pPr>
        <w:pStyle w:val="Compact"/>
        <w:numPr>
          <w:ilvl w:val="0"/>
          <w:numId w:val="131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10"/>
        </w:numPr>
      </w:pPr>
      <w:r>
        <w:t xml:space="preserve">File organization patterns (e.g., using Quarto includes for modular content)</w:t>
      </w:r>
    </w:p>
    <w:p>
      <w:pPr>
        <w:pStyle w:val="Compact"/>
        <w:numPr>
          <w:ilvl w:val="0"/>
          <w:numId w:val="1310"/>
        </w:numPr>
      </w:pPr>
      <w:r>
        <w:t xml:space="preserve">How to work with DOCX files for hybrid editing workflows</w:t>
      </w:r>
    </w:p>
    <w:p>
      <w:pPr>
        <w:pStyle w:val="Compact"/>
        <w:numPr>
          <w:ilvl w:val="0"/>
          <w:numId w:val="1310"/>
        </w:numPr>
      </w:pPr>
      <w:r>
        <w:t xml:space="preserve">Version control best practices</w:t>
      </w:r>
      <w:r>
        <w:t xml:space="preserve"> </w:t>
      </w:r>
      <w:r>
        <w:t xml:space="preserve">(e.g., do not commit rendered artifacts that are generated only for preview/review)</w:t>
      </w:r>
    </w:p>
    <w:p>
      <w:pPr>
        <w:pStyle w:val="Compact"/>
        <w:numPr>
          <w:ilvl w:val="0"/>
          <w:numId w:val="131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42"/>
    <w:bookmarkStart w:id="743" w:name="using-copilot-review-before-human-review"/>
    <w:p>
      <w:pPr>
        <w:pStyle w:val="Heading3"/>
      </w:pPr>
      <w:ins w:id="2659" w:author="PR Preview" w:date="2024-01-01T00:00:00Z">
        <w:r>
          <w:t xml:space="preserve">18.5.16 Using Copilot Review Before Human Review</w:t>
        </w:r>
      </w:ins>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1"/>
        </w:numPr>
      </w:pPr>
      <w:r>
        <w:rPr>
          <w:b/>
          <w:bCs/>
        </w:rPr>
        <w:t xml:space="preserve">AI has more bandwidth</w:t>
      </w:r>
      <w:r>
        <w:t xml:space="preserve">: Copilot can review code immediately without competing priorities</w:t>
      </w:r>
    </w:p>
    <w:p>
      <w:pPr>
        <w:pStyle w:val="Compact"/>
        <w:numPr>
          <w:ilvl w:val="0"/>
          <w:numId w:val="1311"/>
        </w:numPr>
      </w:pPr>
      <w:r>
        <w:rPr>
          <w:b/>
          <w:bCs/>
        </w:rPr>
        <w:t xml:space="preserve">Catch common issues early</w:t>
      </w:r>
      <w:r>
        <w:t xml:space="preserve">: Copilot excels at identifying bugs, logic errors, security vulnerabilities, and style inconsistencies</w:t>
      </w:r>
    </w:p>
    <w:p>
      <w:pPr>
        <w:pStyle w:val="Compact"/>
        <w:numPr>
          <w:ilvl w:val="0"/>
          <w:numId w:val="131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1"/>
        </w:numPr>
      </w:pPr>
      <w:r>
        <w:rPr>
          <w:b/>
          <w:bCs/>
        </w:rPr>
        <w:t xml:space="preserve">Learn from feedback</w:t>
      </w:r>
      <w:r>
        <w:t xml:space="preserve">: Even experienced developers benefit from Copilot’s perspective on best practices and potential improvements</w:t>
      </w:r>
    </w:p>
    <w:p>
      <w:pPr>
        <w:pStyle w:val="Compact"/>
        <w:numPr>
          <w:ilvl w:val="0"/>
          <w:numId w:val="131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3"/>
        </w:numPr>
      </w:pPr>
      <w:r>
        <w:rPr>
          <w:b/>
          <w:bCs/>
        </w:rPr>
        <w:t xml:space="preserve">If the comment is incorrect or not applicable</w:t>
      </w:r>
      <w:r>
        <w:t xml:space="preserve">: Dismiss the comment with an explanation for why it doesn’t apply</w:t>
      </w:r>
    </w:p>
    <w:p>
      <w:pPr>
        <w:pStyle w:val="Compact"/>
        <w:numPr>
          <w:ilvl w:val="1"/>
          <w:numId w:val="1313"/>
        </w:numPr>
      </w:pPr>
      <w:r>
        <w:rPr>
          <w:b/>
          <w:bCs/>
        </w:rPr>
        <w:t xml:space="preserve">If you’re uncertain</w:t>
      </w:r>
      <w:r>
        <w:t xml:space="preserve">: Seek a second opinion from a human reviewer or do additional research</w:t>
      </w:r>
    </w:p>
    <w:p>
      <w:pPr>
        <w:numPr>
          <w:ilvl w:val="0"/>
          <w:numId w:val="131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43"/>
    <w:bookmarkStart w:id="744" w:name="reviewing-a-copilot-pr-you-didnt-create"/>
    <w:p>
      <w:pPr>
        <w:pStyle w:val="Heading3"/>
      </w:pPr>
      <w:ins w:id="2685" w:author="PR Preview" w:date="2024-01-01T00:00:00Z">
        <w:r>
          <w:t xml:space="preserve">18.5.17 Reviewing a Copilot PR You Didn’t Create</w:t>
        </w:r>
      </w:ins>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5"/>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5"/>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5"/>
        </w:numPr>
      </w:pPr>
      <w:r>
        <w:rPr>
          <w:b/>
          <w:bCs/>
        </w:rPr>
        <w:t xml:space="preserve">PR author(s)</w:t>
      </w:r>
      <w:r>
        <w:t xml:space="preserve">: Makes commits to the PR branch (when Copilot creates commits, both Copilot and the prompter are co-authors)</w:t>
      </w:r>
    </w:p>
    <w:p>
      <w:pPr>
        <w:pStyle w:val="Compact"/>
        <w:numPr>
          <w:ilvl w:val="0"/>
          <w:numId w:val="1315"/>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5"/>
        </w:numPr>
      </w:pPr>
      <w:r>
        <w:rPr>
          <w:b/>
          <w:bCs/>
        </w:rPr>
        <w:t xml:space="preserve">PR reviewer(s)</w:t>
      </w:r>
      <w:r>
        <w:t xml:space="preserve">: Reviews the PR and provides feedback. The PR manager often also serves as the lead reviewer</w:t>
      </w:r>
    </w:p>
    <w:p>
      <w:pPr>
        <w:pStyle w:val="Compact"/>
        <w:numPr>
          <w:ilvl w:val="0"/>
          <w:numId w:val="1315"/>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6"/>
        </w:numPr>
      </w:pPr>
      <w:r>
        <w:t xml:space="preserve">The prompter may or may not be the same person who originally created the issue</w:t>
      </w:r>
    </w:p>
    <w:p>
      <w:pPr>
        <w:pStyle w:val="Compact"/>
        <w:numPr>
          <w:ilvl w:val="1"/>
          <w:numId w:val="1317"/>
        </w:numPr>
      </w:pPr>
      <w:r>
        <w:t xml:space="preserve">In projects with a user base, users often submit issues (bug reports, feature requests)</w:t>
      </w:r>
    </w:p>
    <w:p>
      <w:pPr>
        <w:pStyle w:val="Compact"/>
        <w:numPr>
          <w:ilvl w:val="1"/>
          <w:numId w:val="1317"/>
        </w:numPr>
      </w:pPr>
      <w:r>
        <w:t xml:space="preserve">A project maintainer then steps in, adds their perspective, and assigns the issue to Copilot</w:t>
      </w:r>
    </w:p>
    <w:p>
      <w:pPr>
        <w:pStyle w:val="Compact"/>
        <w:numPr>
          <w:ilvl w:val="1"/>
          <w:numId w:val="1317"/>
        </w:numPr>
      </w:pPr>
      <w:r>
        <w:t xml:space="preserve">In this case, the maintainer who assigned Copilot is the prompter, not the original issue creator</w:t>
      </w:r>
    </w:p>
    <w:p>
      <w:pPr>
        <w:pStyle w:val="Compact"/>
        <w:numPr>
          <w:ilvl w:val="0"/>
          <w:numId w:val="1316"/>
        </w:numPr>
      </w:pPr>
      <w:r>
        <w:t xml:space="preserve">Copilot created the PR with the prompter as co-author</w:t>
      </w:r>
    </w:p>
    <w:p>
      <w:pPr>
        <w:pStyle w:val="Compact"/>
        <w:numPr>
          <w:ilvl w:val="0"/>
          <w:numId w:val="1316"/>
        </w:numPr>
      </w:pPr>
      <w:r>
        <w:t xml:space="preserve">The prompter (now acting as PR manager) requested your review</w:t>
      </w:r>
    </w:p>
    <w:p>
      <w:pPr>
        <w:pStyle w:val="Compact"/>
        <w:numPr>
          <w:ilvl w:val="0"/>
          <w:numId w:val="131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9"/>
        </w:numPr>
      </w:pPr>
      <w:r>
        <w:t xml:space="preserve">Both options allow you to provide feedback without directly triggering Copilot</w:t>
      </w:r>
    </w:p>
    <w:p>
      <w:pPr>
        <w:pStyle w:val="Compact"/>
        <w:numPr>
          <w:ilvl w:val="0"/>
          <w:numId w:val="1318"/>
        </w:numPr>
      </w:pPr>
      <w:r>
        <w:rPr>
          <w:b/>
          <w:bCs/>
        </w:rPr>
        <w:t xml:space="preserve">Don’t ask Copilot to make changes directly</w:t>
      </w:r>
      <w:r>
        <w:t xml:space="preserve">:</w:t>
      </w:r>
    </w:p>
    <w:p>
      <w:pPr>
        <w:pStyle w:val="Compact"/>
        <w:numPr>
          <w:ilvl w:val="1"/>
          <w:numId w:val="1320"/>
        </w:numPr>
      </w:pPr>
      <w:r>
        <w:t xml:space="preserve">Avoid using features that would trigger Copilot to start working immediately</w:t>
      </w:r>
    </w:p>
    <w:p>
      <w:pPr>
        <w:pStyle w:val="Compact"/>
        <w:numPr>
          <w:ilvl w:val="1"/>
          <w:numId w:val="1320"/>
        </w:numPr>
      </w:pPr>
      <w:r>
        <w:t xml:space="preserve">Let the PR manager decide whether to ask Copilot to address your comments or make changes themselves</w:t>
      </w:r>
    </w:p>
    <w:p>
      <w:pPr>
        <w:pStyle w:val="Compact"/>
        <w:numPr>
          <w:ilvl w:val="0"/>
          <w:numId w:val="1318"/>
        </w:numPr>
      </w:pPr>
      <w:r>
        <w:rPr>
          <w:b/>
          <w:bCs/>
        </w:rPr>
        <w:t xml:space="preserve">Write clear, actionable comments</w:t>
      </w:r>
      <w:r>
        <w:t xml:space="preserve">:</w:t>
      </w:r>
    </w:p>
    <w:p>
      <w:pPr>
        <w:pStyle w:val="Compact"/>
        <w:numPr>
          <w:ilvl w:val="1"/>
          <w:numId w:val="1321"/>
        </w:numPr>
      </w:pPr>
      <w:r>
        <w:t xml:space="preserve">Explain what needs to change and why</w:t>
      </w:r>
    </w:p>
    <w:p>
      <w:pPr>
        <w:pStyle w:val="Compact"/>
        <w:numPr>
          <w:ilvl w:val="1"/>
          <w:numId w:val="1321"/>
        </w:numPr>
      </w:pPr>
      <w:r>
        <w:t xml:space="preserve">Suggest specific solutions when appropriate</w:t>
      </w:r>
    </w:p>
    <w:p>
      <w:pPr>
        <w:pStyle w:val="Compact"/>
        <w:numPr>
          <w:ilvl w:val="1"/>
          <w:numId w:val="132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2"/>
        </w:numPr>
      </w:pPr>
      <w:r>
        <w:rPr>
          <w:b/>
          <w:bCs/>
        </w:rPr>
        <w:t xml:space="preserve">Review all comments carefully</w:t>
      </w:r>
      <w:r>
        <w:t xml:space="preserve">:</w:t>
      </w:r>
    </w:p>
    <w:p>
      <w:pPr>
        <w:pStyle w:val="Compact"/>
        <w:numPr>
          <w:ilvl w:val="1"/>
          <w:numId w:val="1323"/>
        </w:numPr>
      </w:pPr>
      <w:r>
        <w:t xml:space="preserve">Decide which comments you agree with</w:t>
      </w:r>
    </w:p>
    <w:p>
      <w:pPr>
        <w:pStyle w:val="Compact"/>
        <w:numPr>
          <w:ilvl w:val="1"/>
          <w:numId w:val="1323"/>
        </w:numPr>
      </w:pPr>
      <w:r>
        <w:t xml:space="preserve">Dismiss or respond to comments you don’t entirely agree with</w:t>
      </w:r>
    </w:p>
    <w:p>
      <w:pPr>
        <w:pStyle w:val="Compact"/>
        <w:numPr>
          <w:ilvl w:val="1"/>
          <w:numId w:val="1323"/>
        </w:numPr>
      </w:pPr>
      <w:r>
        <w:t xml:space="preserve">This ensures Copilot only addresses feedback you’ve validated</w:t>
      </w:r>
    </w:p>
    <w:p>
      <w:pPr>
        <w:pStyle w:val="Compact"/>
        <w:numPr>
          <w:ilvl w:val="0"/>
          <w:numId w:val="1322"/>
        </w:numPr>
      </w:pPr>
      <w:r>
        <w:rPr>
          <w:b/>
          <w:bCs/>
        </w:rPr>
        <w:t xml:space="preserve">Choose how to address valid feedback</w:t>
      </w:r>
      <w:r>
        <w:t xml:space="preserve">:</w:t>
      </w:r>
    </w:p>
    <w:p>
      <w:pPr>
        <w:pStyle w:val="Compact"/>
        <w:numPr>
          <w:ilvl w:val="1"/>
          <w:numId w:val="1324"/>
        </w:numPr>
      </w:pPr>
      <w:r>
        <w:rPr>
          <w:b/>
          <w:bCs/>
        </w:rPr>
        <w:t xml:space="preserve">Option A</w:t>
      </w:r>
      <w:r>
        <w:t xml:space="preserve">: Make the changes yourself (faster for simple fixes)</w:t>
      </w:r>
    </w:p>
    <w:p>
      <w:pPr>
        <w:pStyle w:val="Compact"/>
        <w:numPr>
          <w:ilvl w:val="1"/>
          <w:numId w:val="1324"/>
        </w:numPr>
      </w:pPr>
      <w:r>
        <w:rPr>
          <w:b/>
          <w:bCs/>
        </w:rPr>
        <w:t xml:space="preserve">Option B</w:t>
      </w:r>
      <w:r>
        <w:t xml:space="preserve">: Ask Copilot to address the feedback (better for complex changes)</w:t>
      </w:r>
    </w:p>
    <w:p>
      <w:pPr>
        <w:pStyle w:val="Compact"/>
        <w:numPr>
          <w:ilvl w:val="1"/>
          <w:numId w:val="132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2"/>
        </w:numPr>
      </w:pPr>
      <w:r>
        <w:rPr>
          <w:b/>
          <w:bCs/>
        </w:rPr>
        <w:t xml:space="preserve">Maintain clear communication</w:t>
      </w:r>
      <w:r>
        <w:t xml:space="preserve">:</w:t>
      </w:r>
    </w:p>
    <w:p>
      <w:pPr>
        <w:pStyle w:val="Compact"/>
        <w:numPr>
          <w:ilvl w:val="1"/>
          <w:numId w:val="1325"/>
        </w:numPr>
      </w:pPr>
      <w:r>
        <w:t xml:space="preserve">Let reviewers know how you plan to address their feedback</w:t>
      </w:r>
    </w:p>
    <w:p>
      <w:pPr>
        <w:pStyle w:val="Compact"/>
        <w:numPr>
          <w:ilvl w:val="1"/>
          <w:numId w:val="1325"/>
        </w:numPr>
      </w:pPr>
      <w:r>
        <w:t xml:space="preserve">Mark conversations as resolved after addressing them</w:t>
      </w:r>
    </w:p>
    <w:p>
      <w:pPr>
        <w:pStyle w:val="Compact"/>
        <w:numPr>
          <w:ilvl w:val="1"/>
          <w:numId w:val="1325"/>
        </w:numPr>
      </w:pPr>
      <w:r>
        <w:t xml:space="preserve">Request re-review from humans after Copilot makes significant changes</w:t>
      </w:r>
    </w:p>
    <w:p>
      <w:pPr>
        <w:pStyle w:val="Compact"/>
        <w:numPr>
          <w:ilvl w:val="1"/>
          <w:numId w:val="132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6"/>
        </w:numPr>
      </w:pPr>
      <w:r>
        <w:t xml:space="preserve">The original PR manager is unavailable or on leave</w:t>
      </w:r>
    </w:p>
    <w:p>
      <w:pPr>
        <w:pStyle w:val="Compact"/>
        <w:numPr>
          <w:ilvl w:val="0"/>
          <w:numId w:val="1326"/>
        </w:numPr>
      </w:pPr>
      <w:r>
        <w:t xml:space="preserve">Someone with different expertise needs to guide the remaining work</w:t>
      </w:r>
    </w:p>
    <w:p>
      <w:pPr>
        <w:pStyle w:val="Compact"/>
        <w:numPr>
          <w:ilvl w:val="0"/>
          <w:numId w:val="1326"/>
        </w:numPr>
      </w:pPr>
      <w:r>
        <w:t xml:space="preserve">Responsibilities are being redistributed within the team</w:t>
      </w:r>
    </w:p>
    <w:p>
      <w:pPr>
        <w:pStyle w:val="FirstParagraph"/>
      </w:pPr>
      <w:r>
        <w:t xml:space="preserve">To transfer the PR manager role:</w:t>
      </w:r>
    </w:p>
    <w:p>
      <w:pPr>
        <w:pStyle w:val="Compact"/>
        <w:numPr>
          <w:ilvl w:val="0"/>
          <w:numId w:val="1327"/>
        </w:numPr>
      </w:pPr>
      <w:r>
        <w:t xml:space="preserve">The original PR manager should clearly communicate the handover to all reviewers</w:t>
      </w:r>
    </w:p>
    <w:p>
      <w:pPr>
        <w:pStyle w:val="Compact"/>
        <w:numPr>
          <w:ilvl w:val="0"/>
          <w:numId w:val="1327"/>
        </w:numPr>
      </w:pPr>
      <w:r>
        <w:t xml:space="preserve">The new PR manager should review the PR’s history and any open feedback</w:t>
      </w:r>
    </w:p>
    <w:p>
      <w:pPr>
        <w:pStyle w:val="Compact"/>
        <w:numPr>
          <w:ilvl w:val="0"/>
          <w:numId w:val="1327"/>
        </w:numPr>
      </w:pPr>
      <w:r>
        <w:t xml:space="preserve">The new PR manager should take over responding to Copilot and managing future iterations</w:t>
      </w:r>
    </w:p>
    <w:p>
      <w:pPr>
        <w:pStyle w:val="Compact"/>
        <w:numPr>
          <w:ilvl w:val="0"/>
          <w:numId w:val="132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44"/>
    <w:bookmarkEnd w:id="745"/>
    <w:bookmarkEnd w:id="746"/>
    <w:bookmarkStart w:id="756" w:name="checklists"/>
    <w:p>
      <w:pPr>
        <w:pStyle w:val="Heading1"/>
      </w:pPr>
      <w:r>
        <w:t xml:space="preserve">19. Checklists</w:t>
      </w:r>
    </w:p>
    <w:p>
      <w:pPr>
        <w:pStyle w:val="FirstParagraph"/>
      </w:pPr>
      <w:r>
        <w:t xml:space="preserve">Adapted by UCD-SeRG team from</w:t>
      </w:r>
      <w:r>
        <w:t xml:space="preserve"> </w:t>
      </w:r>
      <w:hyperlink r:id="rId747">
        <w:r>
          <w:rPr>
            <w:rStyle w:val="Hyperlink"/>
          </w:rPr>
          <w:t xml:space="preserve">original by Jade Benjamin-Chung</w:t>
        </w:r>
      </w:hyperlink>
    </w:p>
    <w:bookmarkStart w:id="748" w:name="pre-analysis-plan-checklist"/>
    <w:p>
      <w:pPr>
        <w:pStyle w:val="Heading2"/>
      </w:pPr>
      <w:r>
        <w:t xml:space="preserve">19.1 Pre-analysis plan checklist</w:t>
      </w:r>
    </w:p>
    <w:p>
      <w:pPr>
        <w:pStyle w:val="Compact"/>
        <w:numPr>
          <w:ilvl w:val="0"/>
          <w:numId w:val="1328"/>
        </w:numPr>
      </w:pPr>
      <w:r>
        <w:t xml:space="preserve">Brief background on the study (a condensed version of the introduction section of the paper)</w:t>
      </w:r>
    </w:p>
    <w:p>
      <w:pPr>
        <w:pStyle w:val="Compact"/>
        <w:numPr>
          <w:ilvl w:val="0"/>
          <w:numId w:val="1328"/>
        </w:numPr>
      </w:pPr>
      <w:r>
        <w:t xml:space="preserve">Hypotheses / objectives</w:t>
      </w:r>
    </w:p>
    <w:p>
      <w:pPr>
        <w:pStyle w:val="Compact"/>
        <w:numPr>
          <w:ilvl w:val="0"/>
          <w:numId w:val="1328"/>
        </w:numPr>
      </w:pPr>
      <w:r>
        <w:t xml:space="preserve">Study design</w:t>
      </w:r>
    </w:p>
    <w:p>
      <w:pPr>
        <w:pStyle w:val="Compact"/>
        <w:numPr>
          <w:ilvl w:val="0"/>
          <w:numId w:val="1328"/>
        </w:numPr>
      </w:pPr>
      <w:r>
        <w:t xml:space="preserve">Description of data</w:t>
      </w:r>
    </w:p>
    <w:p>
      <w:pPr>
        <w:pStyle w:val="Compact"/>
        <w:numPr>
          <w:ilvl w:val="0"/>
          <w:numId w:val="1328"/>
        </w:numPr>
      </w:pPr>
      <w:r>
        <w:t xml:space="preserve">Definition of outcomes</w:t>
      </w:r>
    </w:p>
    <w:p>
      <w:pPr>
        <w:pStyle w:val="Compact"/>
        <w:numPr>
          <w:ilvl w:val="0"/>
          <w:numId w:val="1328"/>
        </w:numPr>
      </w:pPr>
      <w:r>
        <w:t xml:space="preserve">Definition of interventions / exposures</w:t>
      </w:r>
    </w:p>
    <w:p>
      <w:pPr>
        <w:pStyle w:val="Compact"/>
        <w:numPr>
          <w:ilvl w:val="0"/>
          <w:numId w:val="1328"/>
        </w:numPr>
      </w:pPr>
      <w:r>
        <w:t xml:space="preserve">Definition of covariates</w:t>
      </w:r>
    </w:p>
    <w:p>
      <w:pPr>
        <w:pStyle w:val="Compact"/>
        <w:numPr>
          <w:ilvl w:val="0"/>
          <w:numId w:val="1328"/>
        </w:numPr>
      </w:pPr>
      <w:r>
        <w:t xml:space="preserve">Statistical power calculation</w:t>
      </w:r>
    </w:p>
    <w:p>
      <w:pPr>
        <w:pStyle w:val="Compact"/>
        <w:numPr>
          <w:ilvl w:val="0"/>
          <w:numId w:val="1328"/>
        </w:numPr>
      </w:pPr>
      <w:r>
        <w:t xml:space="preserve">Statistical model description</w:t>
      </w:r>
    </w:p>
    <w:p>
      <w:pPr>
        <w:pStyle w:val="Compact"/>
        <w:numPr>
          <w:ilvl w:val="0"/>
          <w:numId w:val="1328"/>
        </w:numPr>
      </w:pPr>
      <w:r>
        <w:t xml:space="preserve">Covariate selection / screening</w:t>
      </w:r>
    </w:p>
    <w:p>
      <w:pPr>
        <w:pStyle w:val="Compact"/>
        <w:numPr>
          <w:ilvl w:val="0"/>
          <w:numId w:val="1328"/>
        </w:numPr>
      </w:pPr>
      <w:r>
        <w:t xml:space="preserve">Standard error estimation method</w:t>
      </w:r>
    </w:p>
    <w:p>
      <w:pPr>
        <w:pStyle w:val="Compact"/>
        <w:numPr>
          <w:ilvl w:val="0"/>
          <w:numId w:val="1328"/>
        </w:numPr>
      </w:pPr>
      <w:r>
        <w:t xml:space="preserve">Missing data analysis</w:t>
      </w:r>
    </w:p>
    <w:p>
      <w:pPr>
        <w:pStyle w:val="Compact"/>
        <w:numPr>
          <w:ilvl w:val="0"/>
          <w:numId w:val="1328"/>
        </w:numPr>
      </w:pPr>
      <w:r>
        <w:t xml:space="preserve">Assessment of effect modification / subgroup analyses</w:t>
      </w:r>
    </w:p>
    <w:p>
      <w:pPr>
        <w:pStyle w:val="Compact"/>
        <w:numPr>
          <w:ilvl w:val="0"/>
          <w:numId w:val="1328"/>
        </w:numPr>
      </w:pPr>
      <w:r>
        <w:t xml:space="preserve">Sensitivity analyses</w:t>
      </w:r>
    </w:p>
    <w:p>
      <w:pPr>
        <w:pStyle w:val="Compact"/>
        <w:numPr>
          <w:ilvl w:val="0"/>
          <w:numId w:val="1328"/>
        </w:numPr>
      </w:pPr>
      <w:r>
        <w:t xml:space="preserve">Negative control analyses</w:t>
      </w:r>
    </w:p>
    <w:bookmarkEnd w:id="748"/>
    <w:bookmarkStart w:id="750" w:name="code-checklist"/>
    <w:p>
      <w:pPr>
        <w:pStyle w:val="Heading2"/>
      </w:pPr>
      <w:r>
        <w:t xml:space="preserve">19.2 Code checklist</w:t>
      </w:r>
    </w:p>
    <w:p>
      <w:pPr>
        <w:pStyle w:val="Compact"/>
        <w:numPr>
          <w:ilvl w:val="0"/>
          <w:numId w:val="1329"/>
        </w:numPr>
      </w:pPr>
      <w:r>
        <w:t xml:space="preserve">Does the script run without errors?</w:t>
      </w:r>
    </w:p>
    <w:p>
      <w:pPr>
        <w:pStyle w:val="Compact"/>
        <w:numPr>
          <w:ilvl w:val="0"/>
          <w:numId w:val="1329"/>
        </w:numPr>
      </w:pPr>
      <w:r>
        <w:t xml:space="preserve">Is code self-contained within repo and/or associated Box folder?</w:t>
      </w:r>
    </w:p>
    <w:p>
      <w:pPr>
        <w:pStyle w:val="Compact"/>
        <w:numPr>
          <w:ilvl w:val="0"/>
          <w:numId w:val="1329"/>
        </w:numPr>
      </w:pPr>
      <w:r>
        <w:t xml:space="preserve">Is all commented out code / remarks removed?</w:t>
      </w:r>
    </w:p>
    <w:p>
      <w:pPr>
        <w:pStyle w:val="Compact"/>
        <w:numPr>
          <w:ilvl w:val="0"/>
          <w:numId w:val="1329"/>
        </w:numPr>
      </w:pPr>
      <w:r>
        <w:t xml:space="preserve">Does the header accurately describe the process completed in the script?</w:t>
      </w:r>
    </w:p>
    <w:p>
      <w:pPr>
        <w:pStyle w:val="Compact"/>
        <w:numPr>
          <w:ilvl w:val="0"/>
          <w:numId w:val="1329"/>
        </w:numPr>
      </w:pPr>
      <w:r>
        <w:t xml:space="preserve">Is the script pushed to its github repository?</w:t>
      </w:r>
    </w:p>
    <w:p>
      <w:pPr>
        <w:pStyle w:val="Compact"/>
        <w:numPr>
          <w:ilvl w:val="0"/>
          <w:numId w:val="1329"/>
        </w:numPr>
      </w:pPr>
      <w:r>
        <w:t xml:space="preserve">Does the code adhere to the</w:t>
      </w:r>
      <w:r>
        <w:t xml:space="preserve"> </w:t>
      </w:r>
      <w:hyperlink r:id="rId749">
        <w:r>
          <w:rPr>
            <w:rStyle w:val="Hyperlink"/>
          </w:rPr>
          <w:t xml:space="preserve">coding style guide</w:t>
        </w:r>
      </w:hyperlink>
      <w:r>
        <w:t xml:space="preserve">?</w:t>
      </w:r>
    </w:p>
    <w:p>
      <w:pPr>
        <w:pStyle w:val="Compact"/>
        <w:numPr>
          <w:ilvl w:val="0"/>
          <w:numId w:val="1329"/>
        </w:numPr>
      </w:pPr>
      <w:r>
        <w:t xml:space="preserve">Are all warnings ignorable? Should any warnings be intentionally suppressed or addressed?</w:t>
      </w:r>
    </w:p>
    <w:bookmarkEnd w:id="750"/>
    <w:bookmarkStart w:id="752"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30"/>
        </w:numPr>
      </w:pPr>
      <w:r>
        <w:t xml:space="preserve">Are the study results within the manuscript replicable (i.e., if you rerun the code in the study’s repository, the tables and figures will be exactly replicated?)</w:t>
      </w:r>
    </w:p>
    <w:p>
      <w:pPr>
        <w:pStyle w:val="Compact"/>
        <w:numPr>
          <w:ilvl w:val="0"/>
          <w:numId w:val="1330"/>
        </w:numPr>
      </w:pPr>
      <w:r>
        <w:t xml:space="preserve">Is a target journal selected?</w:t>
      </w:r>
    </w:p>
    <w:p>
      <w:pPr>
        <w:pStyle w:val="Compact"/>
        <w:numPr>
          <w:ilvl w:val="0"/>
          <w:numId w:val="1330"/>
        </w:numPr>
      </w:pPr>
      <w:r>
        <w:t xml:space="preserve">Is the title declarative, in other words, does it state the object/findings rather than suggest them?</w:t>
      </w:r>
    </w:p>
    <w:p>
      <w:pPr>
        <w:pStyle w:val="Compact"/>
        <w:numPr>
          <w:ilvl w:val="0"/>
          <w:numId w:val="1330"/>
        </w:numPr>
      </w:pPr>
      <w:r>
        <w:t xml:space="preserve">Is the word count of the manuscript close to the target journal’s allowance?</w:t>
      </w:r>
    </w:p>
    <w:p>
      <w:pPr>
        <w:pStyle w:val="Compact"/>
        <w:numPr>
          <w:ilvl w:val="0"/>
          <w:numId w:val="1330"/>
        </w:numPr>
      </w:pPr>
      <w:r>
        <w:t xml:space="preserve">Does the manuscript adhere to the formatting guide of the target journal?</w:t>
      </w:r>
    </w:p>
    <w:p>
      <w:pPr>
        <w:pStyle w:val="Compact"/>
        <w:numPr>
          <w:ilvl w:val="0"/>
          <w:numId w:val="1330"/>
        </w:numPr>
      </w:pPr>
      <w:r>
        <w:t xml:space="preserve">Does the manuscript use a consistent voice (passive or active – usually active is preferred … pun intended)?</w:t>
      </w:r>
    </w:p>
    <w:p>
      <w:pPr>
        <w:pStyle w:val="Compact"/>
        <w:numPr>
          <w:ilvl w:val="0"/>
          <w:numId w:val="1330"/>
        </w:numPr>
      </w:pPr>
      <w:r>
        <w:t xml:space="preserve">Is each figure and table (including supplementary material) referenced in the main text?</w:t>
      </w:r>
    </w:p>
    <w:p>
      <w:pPr>
        <w:pStyle w:val="Compact"/>
        <w:numPr>
          <w:ilvl w:val="0"/>
          <w:numId w:val="1330"/>
        </w:numPr>
      </w:pPr>
      <w:r>
        <w:t xml:space="preserve">Is there a caption for each figure and table (including supplementary material)?</w:t>
      </w:r>
    </w:p>
    <w:p>
      <w:pPr>
        <w:pStyle w:val="Compact"/>
        <w:numPr>
          <w:ilvl w:val="0"/>
          <w:numId w:val="1330"/>
        </w:numPr>
      </w:pPr>
      <w:r>
        <w:t xml:space="preserve">Are tables/figures and supplementary material numbered in accordance with their appearance in the main text?</w:t>
      </w:r>
    </w:p>
    <w:p>
      <w:pPr>
        <w:pStyle w:val="Compact"/>
        <w:numPr>
          <w:ilvl w:val="0"/>
          <w:numId w:val="1330"/>
        </w:numPr>
      </w:pPr>
      <w:r>
        <w:t xml:space="preserve">Does the text use past tense if it is reporting research findings or future tense if it is a study protocol?</w:t>
      </w:r>
    </w:p>
    <w:p>
      <w:pPr>
        <w:pStyle w:val="Compact"/>
        <w:numPr>
          <w:ilvl w:val="0"/>
          <w:numId w:val="133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Does the text use minimal abbreviations, and are all abbreviations defined at first use?</w:t>
      </w:r>
    </w:p>
    <w:p>
      <w:pPr>
        <w:pStyle w:val="Compact"/>
        <w:numPr>
          <w:ilvl w:val="0"/>
          <w:numId w:val="1330"/>
        </w:numPr>
      </w:pPr>
      <w:r>
        <w:t xml:space="preserve">Does the text avoid directionless words? (e.g., instead of writing, ‘Precipitation influences disease risk’, write, ‘Precipitation was associated with increased disease risk’).</w:t>
      </w:r>
    </w:p>
    <w:p>
      <w:pPr>
        <w:pStyle w:val="Compact"/>
        <w:numPr>
          <w:ilvl w:val="0"/>
          <w:numId w:val="133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3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51">
        <w:r>
          <w:rPr>
            <w:rStyle w:val="Hyperlink"/>
          </w:rPr>
          <w:t xml:space="preserve">here</w:t>
        </w:r>
      </w:hyperlink>
      <w:r>
        <w:t xml:space="preserve">)</w:t>
      </w:r>
    </w:p>
    <w:p>
      <w:pPr>
        <w:pStyle w:val="Compact"/>
        <w:numPr>
          <w:ilvl w:val="0"/>
          <w:numId w:val="133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52"/>
    <w:bookmarkStart w:id="755" w:name="figure-checklist"/>
    <w:p>
      <w:pPr>
        <w:pStyle w:val="Heading2"/>
      </w:pPr>
      <w:r>
        <w:t xml:space="preserve">19.4 Figure checklist</w:t>
      </w:r>
    </w:p>
    <w:p>
      <w:pPr>
        <w:pStyle w:val="Compact"/>
        <w:numPr>
          <w:ilvl w:val="0"/>
          <w:numId w:val="1331"/>
        </w:numPr>
      </w:pPr>
      <w:r>
        <w:t xml:space="preserve">Are the x-axis and y-axis labeled?</w:t>
      </w:r>
    </w:p>
    <w:p>
      <w:pPr>
        <w:pStyle w:val="Compact"/>
        <w:numPr>
          <w:ilvl w:val="0"/>
          <w:numId w:val="1331"/>
        </w:numPr>
      </w:pPr>
      <w:r>
        <w:t xml:space="preserve">If the figure includes panels, is each panel labeled?</w:t>
      </w:r>
    </w:p>
    <w:p>
      <w:pPr>
        <w:pStyle w:val="Compact"/>
        <w:numPr>
          <w:ilvl w:val="0"/>
          <w:numId w:val="1331"/>
        </w:numPr>
      </w:pPr>
      <w:r>
        <w:t xml:space="preserve">Are there sufficient numerical / text labels and breaks on the x-axis and y-axis?</w:t>
      </w:r>
    </w:p>
    <w:p>
      <w:pPr>
        <w:pStyle w:val="Compact"/>
        <w:numPr>
          <w:ilvl w:val="0"/>
          <w:numId w:val="1331"/>
        </w:numPr>
      </w:pPr>
      <w:r>
        <w:t xml:space="preserve">Is the font size appropriate (i.e., large enough to read, not so large that it distracts from the data presented in the figure?)</w:t>
      </w:r>
    </w:p>
    <w:p>
      <w:pPr>
        <w:pStyle w:val="Compact"/>
        <w:numPr>
          <w:ilvl w:val="0"/>
          <w:numId w:val="1331"/>
        </w:numPr>
      </w:pPr>
      <w:r>
        <w:t xml:space="preserve">Are the colors used colorblind friendly? See a colorblind-friendly palette</w:t>
      </w:r>
      <w:r>
        <w:t xml:space="preserve"> </w:t>
      </w:r>
      <w:hyperlink r:id="rId753">
        <w:r>
          <w:rPr>
            <w:rStyle w:val="Hyperlink"/>
          </w:rPr>
          <w:t xml:space="preserve">here</w:t>
        </w:r>
      </w:hyperlink>
      <w:r>
        <w:t xml:space="preserve">, a neat palette generator with colorblind options</w:t>
      </w:r>
      <w:r>
        <w:t xml:space="preserve"> </w:t>
      </w:r>
      <w:hyperlink r:id="rId75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1"/>
        </w:numPr>
      </w:pPr>
      <w:r>
        <w:t xml:space="preserve">Are colors/shapes/line types defined in a legend?</w:t>
      </w:r>
    </w:p>
    <w:p>
      <w:pPr>
        <w:pStyle w:val="Compact"/>
        <w:numPr>
          <w:ilvl w:val="0"/>
          <w:numId w:val="1331"/>
        </w:numPr>
      </w:pPr>
      <w:r>
        <w:t xml:space="preserve">Are the legends and other labels easy to understand with minimal abbreviations?</w:t>
      </w:r>
    </w:p>
    <w:p>
      <w:pPr>
        <w:pStyle w:val="Compact"/>
        <w:numPr>
          <w:ilvl w:val="0"/>
          <w:numId w:val="1331"/>
        </w:numPr>
      </w:pPr>
      <w:r>
        <w:t xml:space="preserve">If there is overplotting, is transparency used to show overlapping data?</w:t>
      </w:r>
    </w:p>
    <w:p>
      <w:pPr>
        <w:pStyle w:val="Compact"/>
        <w:numPr>
          <w:ilvl w:val="0"/>
          <w:numId w:val="1331"/>
        </w:numPr>
      </w:pPr>
      <w:r>
        <w:t xml:space="preserve">Are 95% confidence intervals or other measures of precision shown, if applicable?</w:t>
      </w:r>
    </w:p>
    <w:p>
      <w:r>
        <w:br w:type="page"/>
      </w:r>
    </w:p>
    <w:bookmarkEnd w:id="755"/>
    <w:bookmarkEnd w:id="756"/>
    <w:bookmarkStart w:id="800" w:name="resources-2"/>
    <w:p>
      <w:pPr>
        <w:pStyle w:val="Heading1"/>
      </w:pPr>
      <w:r>
        <w:t xml:space="preserve">20. Resources</w:t>
      </w:r>
    </w:p>
    <w:p>
      <w:pPr>
        <w:pStyle w:val="FirstParagraph"/>
      </w:pPr>
      <w:r>
        <w:t xml:space="preserve">Adapted by UCD-SeRG team from</w:t>
      </w:r>
      <w:r>
        <w:t xml:space="preserve"> </w:t>
      </w:r>
      <w:hyperlink r:id="rId757">
        <w:r>
          <w:rPr>
            <w:rStyle w:val="Hyperlink"/>
          </w:rPr>
          <w:t xml:space="preserve">original by Jade Benjamin-Chung and Kunal Mishra</w:t>
        </w:r>
      </w:hyperlink>
    </w:p>
    <w:bookmarkStart w:id="774" w:name="resources-for-r"/>
    <w:p>
      <w:pPr>
        <w:pStyle w:val="Heading2"/>
      </w:pPr>
      <w:r>
        <w:t xml:space="preserve">20.1 Resources for R</w:t>
      </w:r>
    </w:p>
    <w:bookmarkStart w:id="760" w:name="books-and-comprehensive-guides"/>
    <w:p>
      <w:pPr>
        <w:pStyle w:val="Heading3"/>
      </w:pPr>
      <w:r>
        <w:t xml:space="preserve">20.1.1 Books and Comprehensive Guides</w:t>
      </w:r>
    </w:p>
    <w:p>
      <w:pPr>
        <w:pStyle w:val="Compact"/>
        <w:numPr>
          <w:ilvl w:val="0"/>
          <w:numId w:val="133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2"/>
        </w:numPr>
      </w:pPr>
      <w:hyperlink r:id="rId758">
        <w:r>
          <w:rPr>
            <w:rStyle w:val="Hyperlink"/>
          </w:rPr>
          <w:t xml:space="preserve">Awesome R Package Development Tools</w:t>
        </w:r>
      </w:hyperlink>
      <w:r>
        <w:t xml:space="preserve"> </w:t>
      </w:r>
      <w:r>
        <w:t xml:space="preserve">- curated list of tools for R package development</w:t>
      </w:r>
    </w:p>
    <w:p>
      <w:pPr>
        <w:pStyle w:val="Compact"/>
        <w:numPr>
          <w:ilvl w:val="0"/>
          <w:numId w:val="133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2"/>
        </w:numPr>
      </w:pPr>
      <w:hyperlink r:id="rId759">
        <w:r>
          <w:rPr>
            <w:rStyle w:val="Hyperlink"/>
          </w:rPr>
          <w:t xml:space="preserve">Jade’s R-for-epi course</w:t>
        </w:r>
      </w:hyperlink>
    </w:p>
    <w:bookmarkEnd w:id="760"/>
    <w:bookmarkStart w:id="765" w:name="uc-davis-datalab-workshops-and-tutorials"/>
    <w:p>
      <w:pPr>
        <w:pStyle w:val="Heading3"/>
      </w:pPr>
      <w:r>
        <w:t xml:space="preserve">20.1.2 UC Davis DataLab Workshops and Tutorials</w:t>
      </w:r>
    </w:p>
    <w:p>
      <w:pPr>
        <w:pStyle w:val="FirstParagraph"/>
      </w:pPr>
      <w:r>
        <w:t xml:space="preserve">The</w:t>
      </w:r>
      <w:r>
        <w:t xml:space="preserve"> </w:t>
      </w:r>
      <w:hyperlink r:id="rId563">
        <w:r>
          <w:rPr>
            <w:rStyle w:val="Hyperlink"/>
          </w:rPr>
          <w:t xml:space="preserve">UC Davis DataLab</w:t>
        </w:r>
      </w:hyperlink>
      <w:r>
        <w:t xml:space="preserve"> </w:t>
      </w:r>
      <w:r>
        <w:t xml:space="preserve">provides extensive workshops and learning materials for data science:</w:t>
      </w:r>
    </w:p>
    <w:p>
      <w:pPr>
        <w:pStyle w:val="Compact"/>
        <w:numPr>
          <w:ilvl w:val="0"/>
          <w:numId w:val="1333"/>
        </w:numPr>
      </w:pPr>
      <w:hyperlink r:id="rId761">
        <w:r>
          <w:rPr>
            <w:rStyle w:val="Hyperlink"/>
          </w:rPr>
          <w:t xml:space="preserve">Workshop Index</w:t>
        </w:r>
      </w:hyperlink>
      <w:r>
        <w:t xml:space="preserve"> </w:t>
      </w:r>
      <w:r>
        <w:t xml:space="preserve">- comprehensive catalog of all DataLab workshops</w:t>
      </w:r>
    </w:p>
    <w:p>
      <w:pPr>
        <w:pStyle w:val="Compact"/>
        <w:numPr>
          <w:ilvl w:val="0"/>
          <w:numId w:val="1333"/>
        </w:numPr>
      </w:pPr>
      <w:hyperlink r:id="rId762">
        <w:r>
          <w:rPr>
            <w:rStyle w:val="Hyperlink"/>
          </w:rPr>
          <w:t xml:space="preserve">R Basics Workshop</w:t>
        </w:r>
      </w:hyperlink>
      <w:r>
        <w:t xml:space="preserve"> </w:t>
      </w:r>
      <w:r>
        <w:t xml:space="preserve">- foundational R programming for beginners</w:t>
      </w:r>
    </w:p>
    <w:p>
      <w:pPr>
        <w:pStyle w:val="Compact"/>
        <w:numPr>
          <w:ilvl w:val="0"/>
          <w:numId w:val="1333"/>
        </w:numPr>
      </w:pPr>
      <w:hyperlink r:id="rId763">
        <w:r>
          <w:rPr>
            <w:rStyle w:val="Hyperlink"/>
          </w:rPr>
          <w:t xml:space="preserve">Research Toolkits</w:t>
        </w:r>
      </w:hyperlink>
      <w:r>
        <w:t xml:space="preserve"> </w:t>
      </w:r>
      <w:r>
        <w:t xml:space="preserve">- in-depth guides for research tools and methods</w:t>
      </w:r>
    </w:p>
    <w:p>
      <w:pPr>
        <w:pStyle w:val="Compact"/>
        <w:numPr>
          <w:ilvl w:val="0"/>
          <w:numId w:val="1333"/>
        </w:numPr>
      </w:pPr>
      <w:hyperlink r:id="rId764">
        <w:r>
          <w:rPr>
            <w:rStyle w:val="Hyperlink"/>
          </w:rPr>
          <w:t xml:space="preserve">Install Guides</w:t>
        </w:r>
      </w:hyperlink>
      <w:r>
        <w:t xml:space="preserve"> </w:t>
      </w:r>
      <w:r>
        <w:t xml:space="preserve">- setup instructions for data science software</w:t>
      </w:r>
    </w:p>
    <w:bookmarkEnd w:id="765"/>
    <w:bookmarkStart w:id="770" w:name="cheat-sheets"/>
    <w:p>
      <w:pPr>
        <w:pStyle w:val="Heading3"/>
      </w:pPr>
      <w:r>
        <w:t xml:space="preserve">20.1.3 Cheat Sheets</w:t>
      </w:r>
    </w:p>
    <w:p>
      <w:pPr>
        <w:pStyle w:val="Compact"/>
        <w:numPr>
          <w:ilvl w:val="0"/>
          <w:numId w:val="1334"/>
        </w:numPr>
      </w:pPr>
      <w:hyperlink r:id="rId766">
        <w:r>
          <w:rPr>
            <w:rStyle w:val="Hyperlink"/>
          </w:rPr>
          <w:t xml:space="preserve">dplyr and tidyr cheat sheet</w:t>
        </w:r>
      </w:hyperlink>
    </w:p>
    <w:p>
      <w:pPr>
        <w:pStyle w:val="Compact"/>
        <w:numPr>
          <w:ilvl w:val="0"/>
          <w:numId w:val="1334"/>
        </w:numPr>
      </w:pPr>
      <w:hyperlink r:id="rId767">
        <w:r>
          <w:rPr>
            <w:rStyle w:val="Hyperlink"/>
          </w:rPr>
          <w:t xml:space="preserve">ggplot cheat sheet</w:t>
        </w:r>
      </w:hyperlink>
    </w:p>
    <w:p>
      <w:pPr>
        <w:pStyle w:val="Compact"/>
        <w:numPr>
          <w:ilvl w:val="0"/>
          <w:numId w:val="1334"/>
        </w:numPr>
      </w:pPr>
      <w:hyperlink r:id="rId768">
        <w:r>
          <w:rPr>
            <w:rStyle w:val="Hyperlink"/>
          </w:rPr>
          <w:t xml:space="preserve">data table cheat sheet</w:t>
        </w:r>
      </w:hyperlink>
    </w:p>
    <w:p>
      <w:pPr>
        <w:pStyle w:val="Compact"/>
        <w:numPr>
          <w:ilvl w:val="0"/>
          <w:numId w:val="1334"/>
        </w:numPr>
      </w:pPr>
      <w:hyperlink r:id="rId769">
        <w:r>
          <w:rPr>
            <w:rStyle w:val="Hyperlink"/>
          </w:rPr>
          <w:t xml:space="preserve">RMarkdown cheat sheet</w:t>
        </w:r>
      </w:hyperlink>
    </w:p>
    <w:bookmarkEnd w:id="770"/>
    <w:bookmarkStart w:id="772" w:name="style-and-best-practices"/>
    <w:p>
      <w:pPr>
        <w:pStyle w:val="Heading3"/>
      </w:pPr>
      <w:r>
        <w:t xml:space="preserve">20.1.4 Style and Best Practices</w:t>
      </w:r>
    </w:p>
    <w:p>
      <w:pPr>
        <w:pStyle w:val="Compact"/>
        <w:numPr>
          <w:ilvl w:val="0"/>
          <w:numId w:val="1335"/>
        </w:numPr>
      </w:pPr>
      <w:hyperlink r:id="rId771">
        <w:r>
          <w:rPr>
            <w:rStyle w:val="Hyperlink"/>
          </w:rPr>
          <w:t xml:space="preserve">Hadley Wickham’s R Style Guide</w:t>
        </w:r>
      </w:hyperlink>
    </w:p>
    <w:bookmarkEnd w:id="772"/>
    <w:bookmarkStart w:id="773" w:name="tidy-evaluation-resources"/>
    <w:p>
      <w:pPr>
        <w:pStyle w:val="Heading3"/>
      </w:pPr>
      <w:r>
        <w:t xml:space="preserve">20.1.5 Tidy Evaluation Resources</w:t>
      </w:r>
    </w:p>
    <w:p>
      <w:pPr>
        <w:pStyle w:val="Compact"/>
        <w:numPr>
          <w:ilvl w:val="0"/>
          <w:numId w:val="1336"/>
        </w:numPr>
      </w:pPr>
      <w:hyperlink r:id="rId229">
        <w:r>
          <w:rPr>
            <w:rStyle w:val="Hyperlink"/>
          </w:rPr>
          <w:t xml:space="preserve">Tidy Eval in 5 Minutes</w:t>
        </w:r>
      </w:hyperlink>
      <w:r>
        <w:t xml:space="preserve"> </w:t>
      </w:r>
      <w:r>
        <w:t xml:space="preserve">(video)</w:t>
      </w:r>
    </w:p>
    <w:p>
      <w:pPr>
        <w:pStyle w:val="Compact"/>
        <w:numPr>
          <w:ilvl w:val="0"/>
          <w:numId w:val="1336"/>
        </w:numPr>
      </w:pPr>
      <w:hyperlink r:id="rId227">
        <w:r>
          <w:rPr>
            <w:rStyle w:val="Hyperlink"/>
          </w:rPr>
          <w:t xml:space="preserve">Tidy Evaluation</w:t>
        </w:r>
      </w:hyperlink>
      <w:r>
        <w:t xml:space="preserve"> </w:t>
      </w:r>
      <w:r>
        <w:t xml:space="preserve">(e-book)</w:t>
      </w:r>
    </w:p>
    <w:p>
      <w:pPr>
        <w:pStyle w:val="Compact"/>
        <w:numPr>
          <w:ilvl w:val="0"/>
          <w:numId w:val="1336"/>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6"/>
        </w:numPr>
      </w:pPr>
      <w:hyperlink r:id="rId232">
        <w:r>
          <w:rPr>
            <w:rStyle w:val="Hyperlink"/>
          </w:rPr>
          <w:t xml:space="preserve">Standard Evaluation for *_join</w:t>
        </w:r>
      </w:hyperlink>
      <w:r>
        <w:t xml:space="preserve"> </w:t>
      </w:r>
      <w:r>
        <w:t xml:space="preserve">(stackoverflow)</w:t>
      </w:r>
    </w:p>
    <w:p>
      <w:pPr>
        <w:pStyle w:val="Compact"/>
        <w:numPr>
          <w:ilvl w:val="0"/>
          <w:numId w:val="1336"/>
        </w:numPr>
      </w:pPr>
      <w:hyperlink r:id="rId227">
        <w:r>
          <w:rPr>
            <w:rStyle w:val="Hyperlink"/>
          </w:rPr>
          <w:t xml:space="preserve">Programming with dplyr</w:t>
        </w:r>
      </w:hyperlink>
      <w:r>
        <w:t xml:space="preserve"> </w:t>
      </w:r>
      <w:r>
        <w:t xml:space="preserve">(package vignette)</w:t>
      </w:r>
    </w:p>
    <w:bookmarkEnd w:id="773"/>
    <w:bookmarkEnd w:id="774"/>
    <w:bookmarkStart w:id="776" w:name="resources-for-git-github"/>
    <w:p>
      <w:pPr>
        <w:pStyle w:val="Heading2"/>
      </w:pPr>
      <w:r>
        <w:t xml:space="preserve">20.2 Resources for Git &amp; Github</w:t>
      </w:r>
    </w:p>
    <w:p>
      <w:pPr>
        <w:pStyle w:val="Compact"/>
        <w:numPr>
          <w:ilvl w:val="0"/>
          <w:numId w:val="133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7"/>
        </w:numPr>
      </w:pPr>
      <w:hyperlink r:id="rId775">
        <w:r>
          <w:rPr>
            <w:rStyle w:val="Hyperlink"/>
          </w:rPr>
          <w:t xml:space="preserve">GitHub Skills: Introduction to GitHub</w:t>
        </w:r>
      </w:hyperlink>
    </w:p>
    <w:p>
      <w:pPr>
        <w:pStyle w:val="Compact"/>
        <w:numPr>
          <w:ilvl w:val="0"/>
          <w:numId w:val="1337"/>
        </w:numPr>
      </w:pPr>
      <w:hyperlink r:id="rId428">
        <w:r>
          <w:rPr>
            <w:rStyle w:val="Hyperlink"/>
          </w:rPr>
          <w:t xml:space="preserve">UC Davis DataLab Git Sandbox</w:t>
        </w:r>
      </w:hyperlink>
      <w:r>
        <w:t xml:space="preserve"> </w:t>
      </w:r>
      <w:r>
        <w:t xml:space="preserve">- hands-on Git practice repository</w:t>
      </w:r>
    </w:p>
    <w:bookmarkEnd w:id="776"/>
    <w:bookmarkStart w:id="779" w:name="resources-for-python"/>
    <w:p>
      <w:pPr>
        <w:pStyle w:val="Heading2"/>
      </w:pPr>
      <w:r>
        <w:t xml:space="preserve">20.3 Resources for Python</w:t>
      </w:r>
    </w:p>
    <w:p>
      <w:pPr>
        <w:pStyle w:val="Compact"/>
        <w:numPr>
          <w:ilvl w:val="0"/>
          <w:numId w:val="1338"/>
        </w:numPr>
      </w:pPr>
      <w:hyperlink r:id="rId777">
        <w:r>
          <w:rPr>
            <w:rStyle w:val="Hyperlink"/>
          </w:rPr>
          <w:t xml:space="preserve">UC Davis DataLab Python Basics Workshop</w:t>
        </w:r>
      </w:hyperlink>
      <w:r>
        <w:t xml:space="preserve"> </w:t>
      </w:r>
      <w:r>
        <w:t xml:space="preserve">- foundational Python programming</w:t>
      </w:r>
    </w:p>
    <w:p>
      <w:pPr>
        <w:pStyle w:val="Compact"/>
        <w:numPr>
          <w:ilvl w:val="0"/>
          <w:numId w:val="1338"/>
        </w:numPr>
      </w:pPr>
      <w:hyperlink r:id="rId778">
        <w:r>
          <w:rPr>
            <w:rStyle w:val="Hyperlink"/>
          </w:rPr>
          <w:t xml:space="preserve">Natural Language Processing with Python</w:t>
        </w:r>
      </w:hyperlink>
      <w:r>
        <w:t xml:space="preserve"> </w:t>
      </w:r>
      <w:r>
        <w:t xml:space="preserve">- text analysis and NLP techniques</w:t>
      </w:r>
    </w:p>
    <w:bookmarkEnd w:id="779"/>
    <w:bookmarkStart w:id="781" w:name="resources-for-julia"/>
    <w:p>
      <w:pPr>
        <w:pStyle w:val="Heading2"/>
      </w:pPr>
      <w:r>
        <w:t xml:space="preserve">20.4 Resources for Julia</w:t>
      </w:r>
    </w:p>
    <w:p>
      <w:pPr>
        <w:pStyle w:val="Compact"/>
        <w:numPr>
          <w:ilvl w:val="0"/>
          <w:numId w:val="1339"/>
        </w:numPr>
      </w:pPr>
      <w:hyperlink r:id="rId780">
        <w:r>
          <w:rPr>
            <w:rStyle w:val="Hyperlink"/>
          </w:rPr>
          <w:t xml:space="preserve">UC Davis Julia Users Group Julia Basics Workshop</w:t>
        </w:r>
      </w:hyperlink>
      <w:r>
        <w:t xml:space="preserve"> </w:t>
      </w:r>
      <w:r>
        <w:t xml:space="preserve">- foundational Julia programming</w:t>
      </w:r>
    </w:p>
    <w:bookmarkEnd w:id="781"/>
    <w:bookmarkStart w:id="782" w:name="scientific-figures"/>
    <w:p>
      <w:pPr>
        <w:pStyle w:val="Heading2"/>
      </w:pPr>
      <w:r>
        <w:t xml:space="preserve">20.5 Scientific figures</w:t>
      </w:r>
    </w:p>
    <w:p>
      <w:pPr>
        <w:pStyle w:val="Compact"/>
        <w:numPr>
          <w:ilvl w:val="0"/>
          <w:numId w:val="1340"/>
        </w:numPr>
      </w:pPr>
      <w:r>
        <w:t xml:space="preserve">Ten Simple Rules for Better Figures</w:t>
      </w:r>
      <w:r>
        <w:t xml:space="preserve"> </w:t>
      </w:r>
      <w:r>
        <w:t xml:space="preserve">(Rougier et al. 2014)</w:t>
      </w:r>
    </w:p>
    <w:bookmarkEnd w:id="782"/>
    <w:bookmarkStart w:id="786" w:name="writing"/>
    <w:p>
      <w:pPr>
        <w:pStyle w:val="Heading2"/>
      </w:pPr>
      <w:r>
        <w:t xml:space="preserve">20.6 Writing</w:t>
      </w:r>
    </w:p>
    <w:p>
      <w:pPr>
        <w:pStyle w:val="Compact"/>
        <w:numPr>
          <w:ilvl w:val="0"/>
          <w:numId w:val="1341"/>
        </w:numPr>
      </w:pPr>
      <w:r>
        <w:t xml:space="preserve">Unpacking the Scientific Toolbox</w:t>
      </w:r>
      <w:r>
        <w:t xml:space="preserve"> </w:t>
      </w:r>
      <w:r>
        <w:t xml:space="preserve">(Silbiger and Stubler 2019)</w:t>
      </w:r>
    </w:p>
    <w:p>
      <w:pPr>
        <w:pStyle w:val="Compact"/>
        <w:numPr>
          <w:ilvl w:val="0"/>
          <w:numId w:val="1341"/>
        </w:numPr>
      </w:pPr>
      <w:r>
        <w:t xml:space="preserve">ICMJE Definition of authorship</w:t>
      </w:r>
      <w:r>
        <w:t xml:space="preserve"> </w:t>
      </w:r>
      <w:r>
        <w:t xml:space="preserve">(International Committee of Medical Journal Editors, n.d.)</w:t>
      </w:r>
    </w:p>
    <w:p>
      <w:pPr>
        <w:pStyle w:val="Compact"/>
        <w:numPr>
          <w:ilvl w:val="0"/>
          <w:numId w:val="1341"/>
        </w:numPr>
      </w:pPr>
      <w:r>
        <w:t xml:space="preserve">Computational science: …why scientific programming does not compute</w:t>
      </w:r>
      <w:r>
        <w:t xml:space="preserve"> </w:t>
      </w:r>
      <w:r>
        <w:t xml:space="preserve">(Merali and Giles 2010)</w:t>
      </w:r>
    </w:p>
    <w:p>
      <w:pPr>
        <w:pStyle w:val="Compact"/>
        <w:numPr>
          <w:ilvl w:val="0"/>
          <w:numId w:val="1341"/>
        </w:numPr>
      </w:pPr>
      <w:hyperlink r:id="rId783">
        <w:r>
          <w:rPr>
            <w:rStyle w:val="Hyperlink"/>
          </w:rPr>
          <w:t xml:space="preserve">The Pathway to Publishing: A Guide to Quantitative Writing in the Health Sciences</w:t>
        </w:r>
      </w:hyperlink>
    </w:p>
    <w:p>
      <w:pPr>
        <w:pStyle w:val="Compact"/>
        <w:numPr>
          <w:ilvl w:val="0"/>
          <w:numId w:val="1341"/>
        </w:numPr>
      </w:pPr>
      <w:hyperlink r:id="rId78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1"/>
        </w:numPr>
      </w:pPr>
      <w:hyperlink r:id="rId785">
        <w:r>
          <w:rPr>
            <w:rStyle w:val="Hyperlink"/>
          </w:rPr>
          <w:t xml:space="preserve">Secret, actionable writing tips</w:t>
        </w:r>
      </w:hyperlink>
    </w:p>
    <w:bookmarkEnd w:id="786"/>
    <w:bookmarkStart w:id="790" w:name="presentations"/>
    <w:p>
      <w:pPr>
        <w:pStyle w:val="Heading2"/>
      </w:pPr>
      <w:r>
        <w:t xml:space="preserve">20.7 Presentations</w:t>
      </w:r>
    </w:p>
    <w:p>
      <w:pPr>
        <w:pStyle w:val="Compact"/>
        <w:numPr>
          <w:ilvl w:val="0"/>
          <w:numId w:val="1342"/>
        </w:numPr>
      </w:pPr>
      <w:r>
        <w:t xml:space="preserve">How to tell a compelling story in scientific presentations</w:t>
      </w:r>
      <w:r>
        <w:t xml:space="preserve"> </w:t>
      </w:r>
      <w:r>
        <w:t xml:space="preserve">(Van Noorden 2021)</w:t>
      </w:r>
    </w:p>
    <w:p>
      <w:pPr>
        <w:pStyle w:val="Compact"/>
        <w:numPr>
          <w:ilvl w:val="0"/>
          <w:numId w:val="1342"/>
        </w:numPr>
      </w:pPr>
      <w:hyperlink r:id="rId787">
        <w:r>
          <w:rPr>
            <w:rStyle w:val="Hyperlink"/>
          </w:rPr>
          <w:t xml:space="preserve">How to give a killer narratively-driven scientific talk</w:t>
        </w:r>
      </w:hyperlink>
    </w:p>
    <w:p>
      <w:pPr>
        <w:pStyle w:val="Compact"/>
        <w:numPr>
          <w:ilvl w:val="0"/>
          <w:numId w:val="1342"/>
        </w:numPr>
      </w:pPr>
      <w:hyperlink r:id="rId788">
        <w:r>
          <w:rPr>
            <w:rStyle w:val="Hyperlink"/>
          </w:rPr>
          <w:t xml:space="preserve">How to make a better poster</w:t>
        </w:r>
      </w:hyperlink>
    </w:p>
    <w:p>
      <w:pPr>
        <w:pStyle w:val="Compact"/>
        <w:numPr>
          <w:ilvl w:val="0"/>
          <w:numId w:val="1342"/>
        </w:numPr>
      </w:pPr>
      <w:hyperlink r:id="rId789">
        <w:r>
          <w:rPr>
            <w:rStyle w:val="Hyperlink"/>
          </w:rPr>
          <w:t xml:space="preserve">How to make an even better poster</w:t>
        </w:r>
      </w:hyperlink>
    </w:p>
    <w:bookmarkEnd w:id="790"/>
    <w:bookmarkStart w:id="793" w:name="professional-advice"/>
    <w:p>
      <w:pPr>
        <w:pStyle w:val="Heading2"/>
      </w:pPr>
      <w:r>
        <w:t xml:space="preserve">20.8 Professional advice</w:t>
      </w:r>
    </w:p>
    <w:p>
      <w:pPr>
        <w:pStyle w:val="Compact"/>
        <w:numPr>
          <w:ilvl w:val="0"/>
          <w:numId w:val="1343"/>
        </w:numPr>
      </w:pPr>
      <w:hyperlink r:id="rId791">
        <w:r>
          <w:rPr>
            <w:rStyle w:val="Hyperlink"/>
          </w:rPr>
          <w:t xml:space="preserve">Professional advice, especially for your first job</w:t>
        </w:r>
      </w:hyperlink>
    </w:p>
    <w:p>
      <w:pPr>
        <w:pStyle w:val="Compact"/>
        <w:numPr>
          <w:ilvl w:val="0"/>
          <w:numId w:val="1343"/>
        </w:numPr>
      </w:pPr>
      <w:hyperlink r:id="rId792">
        <w:r>
          <w:rPr>
            <w:rStyle w:val="Hyperlink"/>
          </w:rPr>
          <w:t xml:space="preserve">Team Public Health Substack</w:t>
        </w:r>
      </w:hyperlink>
    </w:p>
    <w:bookmarkEnd w:id="793"/>
    <w:bookmarkStart w:id="796" w:name="funding"/>
    <w:p>
      <w:pPr>
        <w:pStyle w:val="Heading2"/>
      </w:pPr>
      <w:r>
        <w:t xml:space="preserve">20.9 Funding</w:t>
      </w:r>
    </w:p>
    <w:p>
      <w:pPr>
        <w:pStyle w:val="Compact"/>
        <w:numPr>
          <w:ilvl w:val="0"/>
          <w:numId w:val="1344"/>
        </w:numPr>
      </w:pPr>
      <w:hyperlink r:id="rId794">
        <w:r>
          <w:rPr>
            <w:rStyle w:val="Hyperlink"/>
          </w:rPr>
          <w:t xml:space="preserve">Building Your Funding Train</w:t>
        </w:r>
      </w:hyperlink>
    </w:p>
    <w:p>
      <w:pPr>
        <w:pStyle w:val="Compact"/>
        <w:numPr>
          <w:ilvl w:val="0"/>
          <w:numId w:val="1344"/>
        </w:numPr>
      </w:pPr>
      <w:hyperlink r:id="rId795">
        <w:r>
          <w:rPr>
            <w:rStyle w:val="Hyperlink"/>
          </w:rPr>
          <w:t xml:space="preserve">NIH Grant Writing Resources</w:t>
        </w:r>
      </w:hyperlink>
    </w:p>
    <w:bookmarkEnd w:id="796"/>
    <w:bookmarkStart w:id="799" w:name="ethics-and-global-health-research"/>
    <w:p>
      <w:pPr>
        <w:pStyle w:val="Heading2"/>
      </w:pPr>
      <w:r>
        <w:t xml:space="preserve">20.10 Ethics and global health research</w:t>
      </w:r>
    </w:p>
    <w:p>
      <w:pPr>
        <w:pStyle w:val="Compact"/>
        <w:numPr>
          <w:ilvl w:val="0"/>
          <w:numId w:val="1345"/>
        </w:numPr>
      </w:pPr>
      <w:hyperlink r:id="rId797">
        <w:r>
          <w:rPr>
            <w:rStyle w:val="Hyperlink"/>
          </w:rPr>
          <w:t xml:space="preserve">Global Code of Conduct For Research in Resource-Poor Settings</w:t>
        </w:r>
      </w:hyperlink>
    </w:p>
    <w:p>
      <w:pPr>
        <w:pStyle w:val="Compact"/>
        <w:numPr>
          <w:ilvl w:val="0"/>
          <w:numId w:val="134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5"/>
        </w:numPr>
      </w:pPr>
      <w:hyperlink r:id="rId798">
        <w:r>
          <w:rPr>
            <w:rStyle w:val="Hyperlink"/>
          </w:rPr>
          <w:t xml:space="preserve">Transforming Global Health Partnerships</w:t>
        </w:r>
      </w:hyperlink>
    </w:p>
    <w:p>
      <w:r>
        <w:br w:type="page"/>
      </w:r>
    </w:p>
    <w:bookmarkEnd w:id="799"/>
    <w:bookmarkEnd w:id="800"/>
    <w:bookmarkStart w:id="828" w:name="professional-development"/>
    <w:p>
      <w:pPr>
        <w:pStyle w:val="Heading1"/>
      </w:pPr>
      <w:r>
        <w:t xml:space="preserve">21. Professional Development</w:t>
      </w:r>
    </w:p>
    <w:p>
      <w:pPr>
        <w:pStyle w:val="FirstParagraph"/>
      </w:pPr>
      <w:r>
        <w:t xml:space="preserve">Adapted by UCD-SeRG team from</w:t>
      </w:r>
      <w:r>
        <w:t xml:space="preserve"> </w:t>
      </w:r>
      <w:hyperlink r:id="rId801">
        <w:r>
          <w:rPr>
            <w:rStyle w:val="Hyperlink"/>
          </w:rPr>
          <w:t xml:space="preserve">original by Jade Benjamin-Chung</w:t>
        </w:r>
      </w:hyperlink>
    </w:p>
    <w:bookmarkStart w:id="80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6"/>
        </w:numPr>
      </w:pPr>
      <w:r>
        <w:t xml:space="preserve">Regular, open communication between mentees and mentors</w:t>
      </w:r>
    </w:p>
    <w:p>
      <w:pPr>
        <w:pStyle w:val="Compact"/>
        <w:numPr>
          <w:ilvl w:val="0"/>
          <w:numId w:val="1346"/>
        </w:numPr>
      </w:pPr>
      <w:r>
        <w:t xml:space="preserve">Mutual respect and trust</w:t>
      </w:r>
    </w:p>
    <w:p>
      <w:pPr>
        <w:pStyle w:val="Compact"/>
        <w:numPr>
          <w:ilvl w:val="0"/>
          <w:numId w:val="1346"/>
        </w:numPr>
      </w:pPr>
      <w:r>
        <w:t xml:space="preserve">Clear expectations and goals</w:t>
      </w:r>
    </w:p>
    <w:p>
      <w:pPr>
        <w:pStyle w:val="Compact"/>
        <w:numPr>
          <w:ilvl w:val="0"/>
          <w:numId w:val="1346"/>
        </w:numPr>
      </w:pPr>
      <w:r>
        <w:t xml:space="preserve">Constructive feedback</w:t>
      </w:r>
    </w:p>
    <w:p>
      <w:pPr>
        <w:pStyle w:val="Compact"/>
        <w:numPr>
          <w:ilvl w:val="0"/>
          <w:numId w:val="1346"/>
        </w:numPr>
      </w:pPr>
      <w:r>
        <w:t xml:space="preserve">Support for both research and career development</w:t>
      </w:r>
    </w:p>
    <w:bookmarkEnd w:id="802"/>
    <w:bookmarkStart w:id="80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7"/>
        </w:numPr>
      </w:pPr>
      <w:r>
        <w:t xml:space="preserve">Short-term and long-term career goals</w:t>
      </w:r>
    </w:p>
    <w:p>
      <w:pPr>
        <w:pStyle w:val="Compact"/>
        <w:numPr>
          <w:ilvl w:val="0"/>
          <w:numId w:val="1347"/>
        </w:numPr>
      </w:pPr>
      <w:r>
        <w:t xml:space="preserve">Skills to develop</w:t>
      </w:r>
    </w:p>
    <w:p>
      <w:pPr>
        <w:pStyle w:val="Compact"/>
        <w:numPr>
          <w:ilvl w:val="0"/>
          <w:numId w:val="1347"/>
        </w:numPr>
      </w:pPr>
      <w:r>
        <w:t xml:space="preserve">Training needs and opportunities</w:t>
      </w:r>
    </w:p>
    <w:p>
      <w:pPr>
        <w:pStyle w:val="Compact"/>
        <w:numPr>
          <w:ilvl w:val="0"/>
          <w:numId w:val="1347"/>
        </w:numPr>
      </w:pPr>
      <w:r>
        <w:t xml:space="preserve">Timeline and milestones</w:t>
      </w:r>
    </w:p>
    <w:p>
      <w:pPr>
        <w:pStyle w:val="Compact"/>
        <w:numPr>
          <w:ilvl w:val="0"/>
          <w:numId w:val="1347"/>
        </w:numPr>
      </w:pPr>
      <w:r>
        <w:t xml:space="preserve">Progress toward goals</w:t>
      </w:r>
    </w:p>
    <w:p>
      <w:pPr>
        <w:pStyle w:val="FirstParagraph"/>
      </w:pPr>
      <w:r>
        <w:t xml:space="preserve">Update your IDP at least annually and discuss it with your PI. Useful resources:</w:t>
      </w:r>
    </w:p>
    <w:p>
      <w:pPr>
        <w:pStyle w:val="Compact"/>
        <w:numPr>
          <w:ilvl w:val="0"/>
          <w:numId w:val="1348"/>
        </w:numPr>
      </w:pPr>
      <w:hyperlink r:id="rId803">
        <w:r>
          <w:rPr>
            <w:rStyle w:val="Hyperlink"/>
          </w:rPr>
          <w:t xml:space="preserve">myIDP - Individual Development Plan tool</w:t>
        </w:r>
      </w:hyperlink>
    </w:p>
    <w:p>
      <w:pPr>
        <w:pStyle w:val="Compact"/>
        <w:numPr>
          <w:ilvl w:val="0"/>
          <w:numId w:val="1348"/>
        </w:numPr>
      </w:pPr>
      <w:hyperlink r:id="rId804">
        <w:r>
          <w:rPr>
            <w:rStyle w:val="Hyperlink"/>
          </w:rPr>
          <w:t xml:space="preserve">NIH OITE Career Resources</w:t>
        </w:r>
      </w:hyperlink>
    </w:p>
    <w:bookmarkEnd w:id="805"/>
    <w:bookmarkStart w:id="80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9"/>
        </w:numPr>
      </w:pPr>
      <w:r>
        <w:t xml:space="preserve">Discuss conference opportunities with PIs early</w:t>
      </w:r>
    </w:p>
    <w:p>
      <w:pPr>
        <w:pStyle w:val="Compact"/>
        <w:numPr>
          <w:ilvl w:val="0"/>
          <w:numId w:val="1349"/>
        </w:numPr>
      </w:pPr>
      <w:r>
        <w:t xml:space="preserve">Submit abstracts with PI approval</w:t>
      </w:r>
    </w:p>
    <w:p>
      <w:pPr>
        <w:pStyle w:val="Compact"/>
        <w:numPr>
          <w:ilvl w:val="0"/>
          <w:numId w:val="1349"/>
        </w:numPr>
      </w:pPr>
      <w:r>
        <w:t xml:space="preserve">Practice presentations in lab meeting before the conference</w:t>
      </w:r>
    </w:p>
    <w:p>
      <w:pPr>
        <w:pStyle w:val="Compact"/>
        <w:numPr>
          <w:ilvl w:val="0"/>
          <w:numId w:val="134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50"/>
        </w:numPr>
      </w:pPr>
      <w:hyperlink r:id="rId806">
        <w:r>
          <w:rPr>
            <w:rStyle w:val="Hyperlink"/>
          </w:rPr>
          <w:t xml:space="preserve">How to tell a compelling story in scientific presentations</w:t>
        </w:r>
      </w:hyperlink>
    </w:p>
    <w:p>
      <w:pPr>
        <w:pStyle w:val="Compact"/>
        <w:numPr>
          <w:ilvl w:val="0"/>
          <w:numId w:val="1350"/>
        </w:numPr>
      </w:pPr>
      <w:hyperlink r:id="rId787">
        <w:r>
          <w:rPr>
            <w:rStyle w:val="Hyperlink"/>
          </w:rPr>
          <w:t xml:space="preserve">How to give a killer narratively-driven scientific talk</w:t>
        </w:r>
      </w:hyperlink>
    </w:p>
    <w:p>
      <w:pPr>
        <w:pStyle w:val="Compact"/>
        <w:numPr>
          <w:ilvl w:val="0"/>
          <w:numId w:val="1350"/>
        </w:numPr>
      </w:pPr>
      <w:hyperlink r:id="rId807">
        <w:r>
          <w:rPr>
            <w:rStyle w:val="Hyperlink"/>
          </w:rPr>
          <w:t xml:space="preserve">How to make a better poster</w:t>
        </w:r>
      </w:hyperlink>
    </w:p>
    <w:p>
      <w:pPr>
        <w:pStyle w:val="Compact"/>
        <w:numPr>
          <w:ilvl w:val="0"/>
          <w:numId w:val="1350"/>
        </w:numPr>
      </w:pPr>
      <w:hyperlink r:id="rId789">
        <w:r>
          <w:rPr>
            <w:rStyle w:val="Hyperlink"/>
          </w:rPr>
          <w:t xml:space="preserve">How to make an even better poster</w:t>
        </w:r>
      </w:hyperlink>
    </w:p>
    <w:bookmarkEnd w:id="808"/>
    <w:bookmarkStart w:id="81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1"/>
        </w:numPr>
      </w:pPr>
      <w:r>
        <w:t xml:space="preserve">Label x-axis and y-axis clearly</w:t>
      </w:r>
    </w:p>
    <w:p>
      <w:pPr>
        <w:pStyle w:val="Compact"/>
        <w:numPr>
          <w:ilvl w:val="0"/>
          <w:numId w:val="1351"/>
        </w:numPr>
      </w:pPr>
      <w:r>
        <w:t xml:space="preserve">Use panel labels when including multiple subplots</w:t>
      </w:r>
    </w:p>
    <w:p>
      <w:pPr>
        <w:pStyle w:val="Compact"/>
        <w:numPr>
          <w:ilvl w:val="0"/>
          <w:numId w:val="1351"/>
        </w:numPr>
      </w:pPr>
      <w:r>
        <w:t xml:space="preserve">Include sufficient tick marks and labels</w:t>
      </w:r>
    </w:p>
    <w:p>
      <w:pPr>
        <w:pStyle w:val="Compact"/>
        <w:numPr>
          <w:ilvl w:val="0"/>
          <w:numId w:val="1351"/>
        </w:numPr>
      </w:pPr>
      <w:r>
        <w:t xml:space="preserve">Use appropriate font sizes (readable but not distracting)</w:t>
      </w:r>
    </w:p>
    <w:p>
      <w:pPr>
        <w:pStyle w:val="Compact"/>
        <w:numPr>
          <w:ilvl w:val="0"/>
          <w:numId w:val="1351"/>
        </w:numPr>
      </w:pPr>
      <w:r>
        <w:t xml:space="preserve">Use colorblind-friendly palettes (see</w:t>
      </w:r>
      <w:r>
        <w:t xml:space="preserve"> </w:t>
      </w:r>
      <w:hyperlink r:id="rId809">
        <w:r>
          <w:rPr>
            <w:rStyle w:val="Hyperlink"/>
          </w:rPr>
          <w:t xml:space="preserve">ColorBrewer</w:t>
        </w:r>
      </w:hyperlink>
      <w:r>
        <w:t xml:space="preserve"> </w:t>
      </w:r>
      <w:r>
        <w:t xml:space="preserve">or</w:t>
      </w:r>
      <w:r>
        <w:t xml:space="preserve"> </w:t>
      </w:r>
      <w:hyperlink r:id="rId810">
        <w:r>
          <w:rPr>
            <w:rStyle w:val="Hyperlink"/>
          </w:rPr>
          <w:t xml:space="preserve">iwanthue</w:t>
        </w:r>
      </w:hyperlink>
      <w:r>
        <w:t xml:space="preserve">)</w:t>
      </w:r>
    </w:p>
    <w:p>
      <w:pPr>
        <w:pStyle w:val="Compact"/>
        <w:numPr>
          <w:ilvl w:val="0"/>
          <w:numId w:val="1351"/>
        </w:numPr>
      </w:pPr>
      <w:r>
        <w:t xml:space="preserve">Define colors, shapes, and line types in legends</w:t>
      </w:r>
    </w:p>
    <w:p>
      <w:pPr>
        <w:pStyle w:val="Compact"/>
        <w:numPr>
          <w:ilvl w:val="0"/>
          <w:numId w:val="1351"/>
        </w:numPr>
      </w:pPr>
      <w:r>
        <w:t xml:space="preserve">Minimize abbreviations in labels and legends</w:t>
      </w:r>
    </w:p>
    <w:p>
      <w:pPr>
        <w:pStyle w:val="Compact"/>
        <w:numPr>
          <w:ilvl w:val="0"/>
          <w:numId w:val="1351"/>
        </w:numPr>
      </w:pPr>
      <w:r>
        <w:t xml:space="preserve">Use transparency to show overlapping data</w:t>
      </w:r>
    </w:p>
    <w:p>
      <w:pPr>
        <w:pStyle w:val="Compact"/>
        <w:numPr>
          <w:ilvl w:val="0"/>
          <w:numId w:val="1351"/>
        </w:numPr>
      </w:pPr>
      <w:r>
        <w:t xml:space="preserve">Show measures of precision (e.g., 95% confidence intervals)</w:t>
      </w:r>
    </w:p>
    <w:p>
      <w:pPr>
        <w:pStyle w:val="FirstParagraph"/>
      </w:pPr>
      <w:r>
        <w:rPr>
          <w:b/>
          <w:bCs/>
        </w:rPr>
        <w:t xml:space="preserve">Resources:</w:t>
      </w:r>
    </w:p>
    <w:p>
      <w:pPr>
        <w:pStyle w:val="Compact"/>
        <w:numPr>
          <w:ilvl w:val="0"/>
          <w:numId w:val="1352"/>
        </w:numPr>
      </w:pPr>
      <w:hyperlink r:id="rId811">
        <w:r>
          <w:rPr>
            <w:rStyle w:val="Hyperlink"/>
          </w:rPr>
          <w:t xml:space="preserve">Ten Simple Rules for Better Figures</w:t>
        </w:r>
      </w:hyperlink>
    </w:p>
    <w:bookmarkEnd w:id="812"/>
    <w:bookmarkStart w:id="814" w:name="grant-writing"/>
    <w:p>
      <w:pPr>
        <w:pStyle w:val="Heading2"/>
      </w:pPr>
      <w:r>
        <w:t xml:space="preserve">21.5 Grant Writing</w:t>
      </w:r>
    </w:p>
    <w:p>
      <w:pPr>
        <w:pStyle w:val="Compact"/>
        <w:numPr>
          <w:ilvl w:val="0"/>
          <w:numId w:val="1353"/>
        </w:numPr>
      </w:pPr>
      <w:r>
        <w:t xml:space="preserve">Graduate students and postdocs are encouraged to apply for fellowships (e.g., NIH F31, NSF GRFP, K awards)</w:t>
      </w:r>
    </w:p>
    <w:p>
      <w:pPr>
        <w:pStyle w:val="Compact"/>
        <w:numPr>
          <w:ilvl w:val="0"/>
          <w:numId w:val="1353"/>
        </w:numPr>
      </w:pPr>
      <w:r>
        <w:t xml:space="preserve">PIs will support fellowship applications with feedback, letters of support, and mentoring</w:t>
      </w:r>
    </w:p>
    <w:p>
      <w:pPr>
        <w:pStyle w:val="Compact"/>
        <w:numPr>
          <w:ilvl w:val="0"/>
          <w:numId w:val="1353"/>
        </w:numPr>
      </w:pPr>
      <w:r>
        <w:t xml:space="preserve">Start planning fellowship applications well in advance of deadlines (typically 3-6 months)</w:t>
      </w:r>
    </w:p>
    <w:p>
      <w:pPr>
        <w:pStyle w:val="Compact"/>
        <w:numPr>
          <w:ilvl w:val="0"/>
          <w:numId w:val="1353"/>
        </w:numPr>
      </w:pPr>
      <w:r>
        <w:t xml:space="preserve">Attend grant writing workshops and seek feedback from multiple sources</w:t>
      </w:r>
    </w:p>
    <w:p>
      <w:pPr>
        <w:pStyle w:val="FirstParagraph"/>
      </w:pPr>
      <w:r>
        <w:rPr>
          <w:b/>
          <w:bCs/>
        </w:rPr>
        <w:t xml:space="preserve">Resources:</w:t>
      </w:r>
    </w:p>
    <w:p>
      <w:pPr>
        <w:pStyle w:val="Compact"/>
        <w:numPr>
          <w:ilvl w:val="0"/>
          <w:numId w:val="1354"/>
        </w:numPr>
      </w:pPr>
      <w:hyperlink r:id="rId794">
        <w:r>
          <w:rPr>
            <w:rStyle w:val="Hyperlink"/>
          </w:rPr>
          <w:t xml:space="preserve">Building Your Funding Train</w:t>
        </w:r>
      </w:hyperlink>
    </w:p>
    <w:p>
      <w:pPr>
        <w:pStyle w:val="Compact"/>
        <w:numPr>
          <w:ilvl w:val="0"/>
          <w:numId w:val="1354"/>
        </w:numPr>
      </w:pPr>
      <w:hyperlink r:id="rId813">
        <w:r>
          <w:rPr>
            <w:rStyle w:val="Hyperlink"/>
          </w:rPr>
          <w:t xml:space="preserve">NIH Funding Opportunities</w:t>
        </w:r>
      </w:hyperlink>
    </w:p>
    <w:p>
      <w:pPr>
        <w:pStyle w:val="Compact"/>
        <w:numPr>
          <w:ilvl w:val="0"/>
          <w:numId w:val="1354"/>
        </w:numPr>
      </w:pPr>
      <w:hyperlink r:id="rId795">
        <w:r>
          <w:rPr>
            <w:rStyle w:val="Hyperlink"/>
          </w:rPr>
          <w:t xml:space="preserve">NIH Grant Writing Resources</w:t>
        </w:r>
      </w:hyperlink>
    </w:p>
    <w:bookmarkEnd w:id="814"/>
    <w:bookmarkStart w:id="825"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15"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5"/>
        </w:numPr>
      </w:pPr>
      <w:r>
        <w:t xml:space="preserve">Understand the typical scope and depth expected</w:t>
      </w:r>
    </w:p>
    <w:p>
      <w:pPr>
        <w:pStyle w:val="Compact"/>
        <w:numPr>
          <w:ilvl w:val="0"/>
          <w:numId w:val="1355"/>
        </w:numPr>
      </w:pPr>
      <w:r>
        <w:t xml:space="preserve">See different approaches to structure and presentation</w:t>
      </w:r>
    </w:p>
    <w:p>
      <w:pPr>
        <w:pStyle w:val="Compact"/>
        <w:numPr>
          <w:ilvl w:val="0"/>
          <w:numId w:val="1355"/>
        </w:numPr>
      </w:pPr>
      <w:r>
        <w:t xml:space="preserve">Calibrate your expectations based on successful examples</w:t>
      </w:r>
    </w:p>
    <w:p>
      <w:pPr>
        <w:pStyle w:val="Compact"/>
        <w:numPr>
          <w:ilvl w:val="0"/>
          <w:numId w:val="135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15"/>
    <w:bookmarkStart w:id="816"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6"/>
        </w:numPr>
      </w:pPr>
      <w:r>
        <w:t xml:space="preserve">Independent research capability</w:t>
      </w:r>
    </w:p>
    <w:p>
      <w:pPr>
        <w:pStyle w:val="Compact"/>
        <w:numPr>
          <w:ilvl w:val="0"/>
          <w:numId w:val="1356"/>
        </w:numPr>
      </w:pPr>
      <w:r>
        <w:t xml:space="preserve">Ability to communicate findings effectively</w:t>
      </w:r>
    </w:p>
    <w:p>
      <w:pPr>
        <w:pStyle w:val="Compact"/>
        <w:numPr>
          <w:ilvl w:val="0"/>
          <w:numId w:val="1356"/>
        </w:numPr>
      </w:pPr>
      <w:r>
        <w:t xml:space="preserve">Contribution to the scientific literature</w:t>
      </w:r>
    </w:p>
    <w:p>
      <w:pPr>
        <w:pStyle w:val="Compact"/>
        <w:numPr>
          <w:ilvl w:val="0"/>
          <w:numId w:val="1356"/>
        </w:numPr>
      </w:pPr>
      <w:r>
        <w:t xml:space="preserve">Readiness for an academic or research career</w:t>
      </w:r>
    </w:p>
    <w:bookmarkEnd w:id="816"/>
    <w:bookmarkStart w:id="817"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17"/>
    <w:bookmarkStart w:id="821" w:name="Xf7e5f1b0b64a3c55df6fef626e920eee1335225"/>
    <w:p>
      <w:pPr>
        <w:pStyle w:val="Heading3"/>
      </w:pPr>
      <w:r>
        <w:t xml:space="preserve">21.6.4 Historical Context: The Masterpiece Tradition</w:t>
      </w:r>
    </w:p>
    <w:p>
      <w:pPr>
        <w:pStyle w:val="FirstParagraph"/>
      </w:pPr>
      <w:r>
        <w:t xml:space="preserve">The</w:t>
      </w:r>
      <w:r>
        <w:t xml:space="preserve"> </w:t>
      </w:r>
      <w:hyperlink r:id="rId81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19">
        <w:r>
          <w:rPr>
            <w:rStyle w:val="Hyperlink"/>
          </w:rPr>
          <w:t xml:space="preserve">PhD</w:t>
        </w:r>
      </w:hyperlink>
      <w:r>
        <w:t xml:space="preserve">,</w:t>
      </w:r>
      <w:r>
        <w:t xml:space="preserve"> </w:t>
      </w:r>
      <w:r>
        <w:t xml:space="preserve">is a spiritual successor to an apprentice’s</w:t>
      </w:r>
      <w:r>
        <w:t xml:space="preserve"> </w:t>
      </w:r>
      <w:hyperlink r:id="rId82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7"/>
        </w:numPr>
      </w:pPr>
      <w:r>
        <w:t xml:space="preserve">The dissertation proves you can conduct rigorous research</w:t>
      </w:r>
    </w:p>
    <w:p>
      <w:pPr>
        <w:pStyle w:val="Compact"/>
        <w:numPr>
          <w:ilvl w:val="0"/>
          <w:numId w:val="1357"/>
        </w:numPr>
      </w:pPr>
      <w:r>
        <w:t xml:space="preserve">It doesn’t need to solve every problem in your field</w:t>
      </w:r>
    </w:p>
    <w:p>
      <w:pPr>
        <w:pStyle w:val="Compact"/>
        <w:numPr>
          <w:ilvl w:val="0"/>
          <w:numId w:val="1357"/>
        </w:numPr>
      </w:pPr>
      <w:r>
        <w:t xml:space="preserve">It doesn’t need to be flawless</w:t>
      </w:r>
    </w:p>
    <w:p>
      <w:pPr>
        <w:pStyle w:val="Compact"/>
        <w:numPr>
          <w:ilvl w:val="0"/>
          <w:numId w:val="1357"/>
        </w:numPr>
      </w:pPr>
      <w:r>
        <w:t xml:space="preserve">It doesn’t need to be all-encompassing</w:t>
      </w:r>
    </w:p>
    <w:p>
      <w:pPr>
        <w:pStyle w:val="Compact"/>
        <w:numPr>
          <w:ilvl w:val="0"/>
          <w:numId w:val="1357"/>
        </w:numPr>
      </w:pPr>
      <w:r>
        <w:t xml:space="preserve">It just needs to constitute incremental progress in your field</w:t>
      </w:r>
    </w:p>
    <w:bookmarkEnd w:id="821"/>
    <w:bookmarkStart w:id="822"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8"/>
        </w:numPr>
      </w:pPr>
      <w:r>
        <w:t xml:space="preserve">Done is better than perfect when it comes to dissertations</w:t>
      </w:r>
    </w:p>
    <w:p>
      <w:pPr>
        <w:pStyle w:val="Compact"/>
        <w:numPr>
          <w:ilvl w:val="0"/>
          <w:numId w:val="1358"/>
        </w:numPr>
      </w:pPr>
      <w:r>
        <w:t xml:space="preserve">You’ll have your entire career to refine and expand on these ideas</w:t>
      </w:r>
    </w:p>
    <w:p>
      <w:pPr>
        <w:pStyle w:val="Compact"/>
        <w:numPr>
          <w:ilvl w:val="0"/>
          <w:numId w:val="1358"/>
        </w:numPr>
      </w:pPr>
      <w:r>
        <w:t xml:space="preserve">The goal is to finish and move forward,</w:t>
      </w:r>
      <w:r>
        <w:t xml:space="preserve"> </w:t>
      </w:r>
      <w:r>
        <w:t xml:space="preserve">not to write the definitive work on your topic</w:t>
      </w:r>
    </w:p>
    <w:p>
      <w:pPr>
        <w:pStyle w:val="Compact"/>
        <w:numPr>
          <w:ilvl w:val="0"/>
          <w:numId w:val="135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22"/>
    <w:bookmarkStart w:id="824" w:name="resources-3"/>
    <w:p>
      <w:pPr>
        <w:pStyle w:val="Heading3"/>
      </w:pPr>
      <w:r>
        <w:t xml:space="preserve">21.6.6 Resources</w:t>
      </w:r>
    </w:p>
    <w:p>
      <w:pPr>
        <w:pStyle w:val="FirstParagraph"/>
      </w:pPr>
      <w:r>
        <w:rPr>
          <w:b/>
          <w:bCs/>
        </w:rPr>
        <w:t xml:space="preserve">Dissertation writing tools:</w:t>
      </w:r>
    </w:p>
    <w:p>
      <w:pPr>
        <w:pStyle w:val="Compact"/>
        <w:numPr>
          <w:ilvl w:val="0"/>
          <w:numId w:val="1359"/>
        </w:numPr>
      </w:pPr>
      <w:hyperlink r:id="rId823">
        <w:r>
          <w:rPr>
            <w:rStyle w:val="Hyperlink"/>
          </w:rPr>
          <w:t xml:space="preserve">quarto-thesis</w:t>
        </w:r>
      </w:hyperlink>
      <w:r>
        <w:t xml:space="preserve"> </w:t>
      </w:r>
      <w:r>
        <w:t xml:space="preserve">- Quarto extension for creating masters or PhD theses with professional LaTeX formatting</w:t>
      </w:r>
    </w:p>
    <w:bookmarkEnd w:id="824"/>
    <w:bookmarkEnd w:id="825"/>
    <w:bookmarkStart w:id="826"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60"/>
        </w:numPr>
      </w:pPr>
      <w:r>
        <w:t xml:space="preserve">Graduate students are encouraged to gain teaching experience</w:t>
      </w:r>
    </w:p>
    <w:p>
      <w:pPr>
        <w:pStyle w:val="Compact"/>
        <w:numPr>
          <w:ilvl w:val="0"/>
          <w:numId w:val="1360"/>
        </w:numPr>
      </w:pPr>
      <w:r>
        <w:t xml:space="preserve">We support science communication and outreach activities</w:t>
      </w:r>
    </w:p>
    <w:p>
      <w:pPr>
        <w:pStyle w:val="Compact"/>
        <w:numPr>
          <w:ilvl w:val="0"/>
          <w:numId w:val="1360"/>
        </w:numPr>
      </w:pPr>
      <w:r>
        <w:t xml:space="preserve">Discuss opportunities with PIs</w:t>
      </w:r>
    </w:p>
    <w:p>
      <w:pPr>
        <w:pStyle w:val="FirstParagraph"/>
      </w:pPr>
      <w:r>
        <w:t xml:space="preserve">The</w:t>
      </w:r>
      <w:r>
        <w:t xml:space="preserve"> </w:t>
      </w:r>
      <w:hyperlink r:id="rId56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61">
        <w:r>
          <w:rPr>
            <w:rStyle w:val="Hyperlink"/>
          </w:rPr>
          <w:t xml:space="preserve">workshop index</w:t>
        </w:r>
      </w:hyperlink>
      <w:r>
        <w:t xml:space="preserve"> </w:t>
      </w:r>
      <w:r>
        <w:t xml:space="preserve">provides a comprehensive catalog of available resources.</w:t>
      </w:r>
    </w:p>
    <w:bookmarkEnd w:id="826"/>
    <w:bookmarkStart w:id="827"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1"/>
        </w:numPr>
      </w:pPr>
      <w:r>
        <w:t xml:space="preserve">Attend seminars and departmental events</w:t>
      </w:r>
    </w:p>
    <w:p>
      <w:pPr>
        <w:pStyle w:val="Compact"/>
        <w:numPr>
          <w:ilvl w:val="0"/>
          <w:numId w:val="1361"/>
        </w:numPr>
      </w:pPr>
      <w:r>
        <w:t xml:space="preserve">Connect with researchers in your field</w:t>
      </w:r>
    </w:p>
    <w:p>
      <w:pPr>
        <w:pStyle w:val="Compact"/>
        <w:numPr>
          <w:ilvl w:val="0"/>
          <w:numId w:val="1361"/>
        </w:numPr>
      </w:pPr>
      <w:r>
        <w:t xml:space="preserve">Join professional societies</w:t>
      </w:r>
    </w:p>
    <w:p>
      <w:pPr>
        <w:pStyle w:val="Compact"/>
        <w:numPr>
          <w:ilvl w:val="0"/>
          <w:numId w:val="1361"/>
        </w:numPr>
      </w:pPr>
      <w:r>
        <w:t xml:space="preserve">Use professional social media platforms to share research and engage with the scientific community</w:t>
      </w:r>
    </w:p>
    <w:p>
      <w:r>
        <w:br w:type="page"/>
      </w:r>
    </w:p>
    <w:bookmarkEnd w:id="827"/>
    <w:bookmarkEnd w:id="828"/>
    <w:bookmarkStart w:id="830" w:name="sec-writing"/>
    <w:p>
      <w:pPr>
        <w:pStyle w:val="Heading1"/>
      </w:pPr>
      <w:r>
        <w:t xml:space="preserve">22. Writing</w:t>
      </w:r>
    </w:p>
    <w:bookmarkStart w:id="829"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2"/>
        </w:numPr>
      </w:pPr>
      <w:r>
        <w:t xml:space="preserve">Organize your thoughts and identify what you actually need to know</w:t>
      </w:r>
    </w:p>
    <w:p>
      <w:pPr>
        <w:pStyle w:val="Compact"/>
        <w:numPr>
          <w:ilvl w:val="0"/>
          <w:numId w:val="1362"/>
        </w:numPr>
      </w:pPr>
      <w:r>
        <w:t xml:space="preserve">Articulate the problem more precisely</w:t>
      </w:r>
    </w:p>
    <w:p>
      <w:pPr>
        <w:pStyle w:val="Compact"/>
        <w:numPr>
          <w:ilvl w:val="0"/>
          <w:numId w:val="136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29"/>
    <w:bookmarkEnd w:id="830"/>
    <w:bookmarkStart w:id="846"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801">
        <w:r>
          <w:rPr>
            <w:rStyle w:val="Hyperlink"/>
          </w:rPr>
          <w:t xml:space="preserve">original by Jade Benjamin-Chung</w:t>
        </w:r>
      </w:hyperlink>
    </w:p>
    <w:bookmarkStart w:id="831"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3"/>
        </w:numPr>
      </w:pPr>
      <w:r>
        <w:rPr>
          <w:b/>
          <w:bCs/>
        </w:rPr>
        <w:t xml:space="preserve">Planning</w:t>
      </w:r>
      <w:r>
        <w:t xml:space="preserve">: Discuss target journals, outline, and timeline with PIs</w:t>
      </w:r>
    </w:p>
    <w:p>
      <w:pPr>
        <w:pStyle w:val="Compact"/>
        <w:numPr>
          <w:ilvl w:val="0"/>
          <w:numId w:val="1363"/>
        </w:numPr>
      </w:pPr>
      <w:r>
        <w:rPr>
          <w:b/>
          <w:bCs/>
        </w:rPr>
        <w:t xml:space="preserve">Drafting</w:t>
      </w:r>
      <w:r>
        <w:t xml:space="preserve">: Lead author prepares initial draft</w:t>
      </w:r>
    </w:p>
    <w:p>
      <w:pPr>
        <w:pStyle w:val="Compact"/>
        <w:numPr>
          <w:ilvl w:val="0"/>
          <w:numId w:val="1363"/>
        </w:numPr>
      </w:pPr>
      <w:r>
        <w:rPr>
          <w:b/>
          <w:bCs/>
        </w:rPr>
        <w:t xml:space="preserve">Internal review</w:t>
      </w:r>
      <w:r>
        <w:t xml:space="preserve">: Co-authors review and provide feedback</w:t>
      </w:r>
    </w:p>
    <w:p>
      <w:pPr>
        <w:pStyle w:val="Compact"/>
        <w:numPr>
          <w:ilvl w:val="0"/>
          <w:numId w:val="1363"/>
        </w:numPr>
      </w:pPr>
      <w:r>
        <w:rPr>
          <w:b/>
          <w:bCs/>
        </w:rPr>
        <w:t xml:space="preserve">Revision</w:t>
      </w:r>
      <w:r>
        <w:t xml:space="preserve">: Lead author incorporates feedback iteratively</w:t>
      </w:r>
    </w:p>
    <w:p>
      <w:pPr>
        <w:pStyle w:val="Compact"/>
        <w:numPr>
          <w:ilvl w:val="0"/>
          <w:numId w:val="1363"/>
        </w:numPr>
      </w:pPr>
      <w:r>
        <w:rPr>
          <w:b/>
          <w:bCs/>
        </w:rPr>
        <w:t xml:space="preserve">PI approval</w:t>
      </w:r>
      <w:r>
        <w:t xml:space="preserve">: Obtain final approval from PIs before submission</w:t>
      </w:r>
    </w:p>
    <w:p>
      <w:pPr>
        <w:pStyle w:val="Compact"/>
        <w:numPr>
          <w:ilvl w:val="0"/>
          <w:numId w:val="1363"/>
        </w:numPr>
      </w:pPr>
      <w:r>
        <w:rPr>
          <w:b/>
          <w:bCs/>
        </w:rPr>
        <w:t xml:space="preserve">Submission</w:t>
      </w:r>
      <w:r>
        <w:t xml:space="preserve">: Submit to journal</w:t>
      </w:r>
    </w:p>
    <w:p>
      <w:pPr>
        <w:pStyle w:val="Compact"/>
        <w:numPr>
          <w:ilvl w:val="0"/>
          <w:numId w:val="1363"/>
        </w:numPr>
      </w:pPr>
      <w:r>
        <w:rPr>
          <w:b/>
          <w:bCs/>
        </w:rPr>
        <w:t xml:space="preserve">Revisions</w:t>
      </w:r>
      <w:r>
        <w:t xml:space="preserve">: Lead author coordinates response to peer reviewers</w:t>
      </w:r>
    </w:p>
    <w:p>
      <w:pPr>
        <w:pStyle w:val="Compact"/>
        <w:numPr>
          <w:ilvl w:val="0"/>
          <w:numId w:val="1363"/>
        </w:numPr>
      </w:pPr>
      <w:r>
        <w:rPr>
          <w:b/>
          <w:bCs/>
        </w:rPr>
        <w:t xml:space="preserve">Publication</w:t>
      </w:r>
      <w:r>
        <w:t xml:space="preserve">: Celebrate and share!</w:t>
      </w:r>
    </w:p>
    <w:bookmarkEnd w:id="831"/>
    <w:bookmarkStart w:id="834"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3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33">
        <w:r>
          <w:rPr>
            <w:rStyle w:val="Hyperlink"/>
          </w:rPr>
          <w:t xml:space="preserve">implicature</w:t>
        </w:r>
      </w:hyperlink>
      <w:r>
        <w:t xml:space="preserve">.</w:t>
      </w:r>
    </w:p>
    <w:p>
      <w:pPr>
        <w:pStyle w:val="BodyText"/>
      </w:pPr>
      <w:r>
        <w:rPr>
          <w:b/>
          <w:bCs/>
        </w:rPr>
        <w:t xml:space="preserve">Additional tips:</w:t>
      </w:r>
    </w:p>
    <w:p>
      <w:pPr>
        <w:pStyle w:val="Compact"/>
        <w:numPr>
          <w:ilvl w:val="0"/>
          <w:numId w:val="1364"/>
        </w:numPr>
      </w:pPr>
      <w:r>
        <w:t xml:space="preserve">Always thank reviewers for their time and feedback</w:t>
      </w:r>
    </w:p>
    <w:p>
      <w:pPr>
        <w:pStyle w:val="Compact"/>
        <w:numPr>
          <w:ilvl w:val="0"/>
          <w:numId w:val="1364"/>
        </w:numPr>
      </w:pPr>
      <w:r>
        <w:t xml:space="preserve">Quote page numbers from the revised manuscript</w:t>
      </w:r>
    </w:p>
    <w:p>
      <w:pPr>
        <w:pStyle w:val="Compact"/>
        <w:numPr>
          <w:ilvl w:val="0"/>
          <w:numId w:val="1364"/>
        </w:numPr>
      </w:pPr>
      <w:r>
        <w:t xml:space="preserve">Use direct quotes from your revised text when possible</w:t>
      </w:r>
    </w:p>
    <w:p>
      <w:pPr>
        <w:pStyle w:val="Compact"/>
        <w:numPr>
          <w:ilvl w:val="0"/>
          <w:numId w:val="1364"/>
        </w:numPr>
      </w:pPr>
      <w:r>
        <w:t xml:space="preserve">Maintain a respectful and collaborative tone throughout</w:t>
      </w:r>
    </w:p>
    <w:p>
      <w:pPr>
        <w:pStyle w:val="Compact"/>
        <w:numPr>
          <w:ilvl w:val="0"/>
          <w:numId w:val="1364"/>
        </w:numPr>
      </w:pPr>
      <w:r>
        <w:t xml:space="preserve">If you make changes beyond what the reviewer requested, mention them briefly</w:t>
      </w:r>
    </w:p>
    <w:bookmarkEnd w:id="834"/>
    <w:bookmarkStart w:id="837" w:name="preprints-and-open-access"/>
    <w:p>
      <w:pPr>
        <w:pStyle w:val="Heading2"/>
      </w:pPr>
      <w:r>
        <w:t xml:space="preserve">23.3 Preprints and Open Access</w:t>
      </w:r>
    </w:p>
    <w:p>
      <w:pPr>
        <w:pStyle w:val="Compact"/>
        <w:numPr>
          <w:ilvl w:val="0"/>
          <w:numId w:val="1365"/>
        </w:numPr>
      </w:pPr>
      <w:r>
        <w:t xml:space="preserve">We encourage posting preprints prior to or during peer review on platforms like</w:t>
      </w:r>
      <w:r>
        <w:t xml:space="preserve"> </w:t>
      </w:r>
      <w:hyperlink r:id="rId835">
        <w:r>
          <w:rPr>
            <w:rStyle w:val="Hyperlink"/>
          </w:rPr>
          <w:t xml:space="preserve">medRxiv</w:t>
        </w:r>
      </w:hyperlink>
      <w:r>
        <w:t xml:space="preserve"> </w:t>
      </w:r>
      <w:r>
        <w:t xml:space="preserve">or</w:t>
      </w:r>
      <w:r>
        <w:t xml:space="preserve"> </w:t>
      </w:r>
      <w:hyperlink r:id="rId836">
        <w:r>
          <w:rPr>
            <w:rStyle w:val="Hyperlink"/>
          </w:rPr>
          <w:t xml:space="preserve">bioRxiv</w:t>
        </w:r>
      </w:hyperlink>
    </w:p>
    <w:p>
      <w:pPr>
        <w:pStyle w:val="Compact"/>
        <w:numPr>
          <w:ilvl w:val="0"/>
          <w:numId w:val="1365"/>
        </w:numPr>
      </w:pPr>
      <w:r>
        <w:t xml:space="preserve">Preprints allow rapid dissemination of findings and can be cited in grant applications</w:t>
      </w:r>
    </w:p>
    <w:p>
      <w:pPr>
        <w:pStyle w:val="Compact"/>
        <w:numPr>
          <w:ilvl w:val="0"/>
          <w:numId w:val="1365"/>
        </w:numPr>
      </w:pPr>
      <w:r>
        <w:t xml:space="preserve">We support publishing in open access journals when possible to maximize accessibility</w:t>
      </w:r>
    </w:p>
    <w:p>
      <w:pPr>
        <w:pStyle w:val="Compact"/>
        <w:numPr>
          <w:ilvl w:val="0"/>
          <w:numId w:val="136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35">
        <w:r>
          <w:rPr>
            <w:rStyle w:val="Hyperlink"/>
          </w:rPr>
          <w:t xml:space="preserve">medRxiv</w:t>
        </w:r>
      </w:hyperlink>
      <w:r>
        <w:t xml:space="preserve">.</w:t>
      </w:r>
    </w:p>
    <w:bookmarkEnd w:id="837"/>
    <w:bookmarkStart w:id="839"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6"/>
        </w:numPr>
      </w:pPr>
      <w:r>
        <w:t xml:space="preserve">CONSORT for randomized trials</w:t>
      </w:r>
    </w:p>
    <w:p>
      <w:pPr>
        <w:pStyle w:val="Compact"/>
        <w:numPr>
          <w:ilvl w:val="0"/>
          <w:numId w:val="1366"/>
        </w:numPr>
      </w:pPr>
      <w:r>
        <w:t xml:space="preserve">STROBE for observational studies</w:t>
      </w:r>
    </w:p>
    <w:p>
      <w:pPr>
        <w:pStyle w:val="Compact"/>
        <w:numPr>
          <w:ilvl w:val="0"/>
          <w:numId w:val="1366"/>
        </w:numPr>
      </w:pPr>
      <w:r>
        <w:t xml:space="preserve">PRISMA for systematic reviews</w:t>
      </w:r>
    </w:p>
    <w:p>
      <w:pPr>
        <w:pStyle w:val="Compact"/>
        <w:numPr>
          <w:ilvl w:val="0"/>
          <w:numId w:val="1366"/>
        </w:numPr>
      </w:pPr>
      <w:r>
        <w:t xml:space="preserve">Others as appropriate (see</w:t>
      </w:r>
      <w:r>
        <w:t xml:space="preserve"> </w:t>
      </w:r>
      <w:hyperlink r:id="rId838">
        <w:r>
          <w:rPr>
            <w:rStyle w:val="Hyperlink"/>
          </w:rPr>
          <w:t xml:space="preserve">EQUATOR Network</w:t>
        </w:r>
      </w:hyperlink>
      <w:r>
        <w:t xml:space="preserve">)</w:t>
      </w:r>
    </w:p>
    <w:bookmarkEnd w:id="839"/>
    <w:bookmarkStart w:id="840" w:name="manuscript-checklist-1"/>
    <w:p>
      <w:pPr>
        <w:pStyle w:val="Heading2"/>
      </w:pPr>
      <w:r>
        <w:t xml:space="preserve">23.5 Manuscript Checklist</w:t>
      </w:r>
    </w:p>
    <w:p>
      <w:pPr>
        <w:pStyle w:val="FirstParagraph"/>
      </w:pPr>
      <w:r>
        <w:t xml:space="preserve">Before submitting a manuscript:</w:t>
      </w:r>
    </w:p>
    <w:p>
      <w:pPr>
        <w:pStyle w:val="Compact"/>
        <w:numPr>
          <w:ilvl w:val="0"/>
          <w:numId w:val="1367"/>
        </w:numPr>
      </w:pPr>
      <w:r>
        <w:t xml:space="preserve">Completed relevant reporting checklist</w:t>
      </w:r>
    </w:p>
    <w:p>
      <w:pPr>
        <w:pStyle w:val="Compact"/>
        <w:numPr>
          <w:ilvl w:val="0"/>
          <w:numId w:val="1368"/>
        </w:numPr>
      </w:pPr>
      <w:r>
        <w:t xml:space="preserve">Results are reproducible (rerunning code replicates tables/figures exactly)</w:t>
      </w:r>
    </w:p>
    <w:p>
      <w:pPr>
        <w:pStyle w:val="Compact"/>
        <w:numPr>
          <w:ilvl w:val="0"/>
          <w:numId w:val="1369"/>
        </w:numPr>
      </w:pPr>
      <w:r>
        <w:t xml:space="preserve">Target journal selected</w:t>
      </w:r>
    </w:p>
    <w:p>
      <w:pPr>
        <w:pStyle w:val="Compact"/>
        <w:numPr>
          <w:ilvl w:val="0"/>
          <w:numId w:val="1370"/>
        </w:numPr>
      </w:pPr>
      <w:r>
        <w:t xml:space="preserve">Title is declarative and states findings clearly</w:t>
      </w:r>
    </w:p>
    <w:p>
      <w:pPr>
        <w:pStyle w:val="Compact"/>
        <w:numPr>
          <w:ilvl w:val="0"/>
          <w:numId w:val="1371"/>
        </w:numPr>
      </w:pPr>
      <w:r>
        <w:t xml:space="preserve">Word count meets journal requirements</w:t>
      </w:r>
    </w:p>
    <w:p>
      <w:pPr>
        <w:pStyle w:val="Compact"/>
        <w:numPr>
          <w:ilvl w:val="0"/>
          <w:numId w:val="1372"/>
        </w:numPr>
      </w:pPr>
      <w:r>
        <w:t xml:space="preserve">Manuscript follows journal formatting guidelines</w:t>
      </w:r>
    </w:p>
    <w:p>
      <w:pPr>
        <w:pStyle w:val="Compact"/>
        <w:numPr>
          <w:ilvl w:val="0"/>
          <w:numId w:val="1373"/>
        </w:numPr>
      </w:pPr>
      <w:r>
        <w:t xml:space="preserve">Consistent voice throughout (typically active voice)</w:t>
      </w:r>
    </w:p>
    <w:p>
      <w:pPr>
        <w:pStyle w:val="Compact"/>
        <w:numPr>
          <w:ilvl w:val="0"/>
          <w:numId w:val="1374"/>
        </w:numPr>
      </w:pPr>
      <w:r>
        <w:t xml:space="preserve">All figures and tables referenced in main text</w:t>
      </w:r>
    </w:p>
    <w:p>
      <w:pPr>
        <w:pStyle w:val="Compact"/>
        <w:numPr>
          <w:ilvl w:val="0"/>
          <w:numId w:val="1375"/>
        </w:numPr>
      </w:pPr>
      <w:r>
        <w:t xml:space="preserve">Captions for all figures and tables</w:t>
      </w:r>
    </w:p>
    <w:p>
      <w:pPr>
        <w:pStyle w:val="Compact"/>
        <w:numPr>
          <w:ilvl w:val="0"/>
          <w:numId w:val="1376"/>
        </w:numPr>
      </w:pPr>
      <w:r>
        <w:t xml:space="preserve">Tables/figures numbered by order of appearance</w:t>
      </w:r>
    </w:p>
    <w:p>
      <w:pPr>
        <w:pStyle w:val="Compact"/>
        <w:numPr>
          <w:ilvl w:val="0"/>
          <w:numId w:val="1377"/>
        </w:numPr>
      </w:pPr>
      <w:r>
        <w:t xml:space="preserve">Abbreviations defined at first use and used sparingly</w:t>
      </w:r>
    </w:p>
    <w:p>
      <w:pPr>
        <w:pStyle w:val="Compact"/>
        <w:numPr>
          <w:ilvl w:val="0"/>
          <w:numId w:val="137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9"/>
        </w:numPr>
      </w:pPr>
      <w:r>
        <w:t xml:space="preserve">Avoid directionless statements (specify direction of associations)</w:t>
      </w:r>
    </w:p>
    <w:p>
      <w:pPr>
        <w:pStyle w:val="Compact"/>
        <w:numPr>
          <w:ilvl w:val="0"/>
          <w:numId w:val="1380"/>
        </w:numPr>
      </w:pPr>
      <w:r>
        <w:t xml:space="preserve">Causal language only when supported by study design</w:t>
      </w:r>
    </w:p>
    <w:p>
      <w:pPr>
        <w:pStyle w:val="Compact"/>
        <w:numPr>
          <w:ilvl w:val="0"/>
          <w:numId w:val="138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2"/>
        </w:numPr>
      </w:pPr>
      <w:r>
        <w:t xml:space="preserve">Author contributions drafted using CRediT Taxonomy</w:t>
      </w:r>
    </w:p>
    <w:bookmarkEnd w:id="840"/>
    <w:bookmarkStart w:id="844"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4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4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4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44"/>
    <w:bookmarkStart w:id="845"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4"/>
        </w:numPr>
      </w:pPr>
      <w:r>
        <w:rPr>
          <w:b/>
          <w:bCs/>
        </w:rPr>
        <w:t xml:space="preserve">Cite primary sources</w:t>
      </w:r>
      <w:r>
        <w:t xml:space="preserve"> </w:t>
      </w:r>
      <w:r>
        <w:t xml:space="preserve">for factual statements about established knowledge, methods, or findings</w:t>
      </w:r>
    </w:p>
    <w:p>
      <w:pPr>
        <w:pStyle w:val="Compact"/>
        <w:numPr>
          <w:ilvl w:val="0"/>
          <w:numId w:val="1384"/>
        </w:numPr>
      </w:pPr>
      <w:r>
        <w:rPr>
          <w:b/>
          <w:bCs/>
        </w:rPr>
        <w:t xml:space="preserve">Cite official documentation</w:t>
      </w:r>
      <w:r>
        <w:t xml:space="preserve"> </w:t>
      </w:r>
      <w:r>
        <w:t xml:space="preserve">when describing how software, tools, or systems work</w:t>
      </w:r>
    </w:p>
    <w:p>
      <w:pPr>
        <w:pStyle w:val="Compact"/>
        <w:numPr>
          <w:ilvl w:val="0"/>
          <w:numId w:val="138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5"/>
        </w:numPr>
      </w:pPr>
      <w:r>
        <w:rPr>
          <w:b/>
          <w:bCs/>
        </w:rPr>
        <w:t xml:space="preserve">Demonstrate directly</w:t>
      </w:r>
      <w:r>
        <w:t xml:space="preserve">: Show the behavior through experiments, data, or explicit examples</w:t>
      </w:r>
    </w:p>
    <w:p>
      <w:pPr>
        <w:pStyle w:val="Compact"/>
        <w:numPr>
          <w:ilvl w:val="0"/>
          <w:numId w:val="138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6"/>
        </w:numPr>
      </w:pPr>
      <w:r>
        <w:t xml:space="preserve">Builds reader trust and credibility</w:t>
      </w:r>
    </w:p>
    <w:p>
      <w:pPr>
        <w:pStyle w:val="Compact"/>
        <w:numPr>
          <w:ilvl w:val="0"/>
          <w:numId w:val="1386"/>
        </w:numPr>
      </w:pPr>
      <w:r>
        <w:t xml:space="preserve">Enables readers to verify information independently</w:t>
      </w:r>
    </w:p>
    <w:p>
      <w:pPr>
        <w:pStyle w:val="Compact"/>
        <w:numPr>
          <w:ilvl w:val="0"/>
          <w:numId w:val="1386"/>
        </w:numPr>
      </w:pPr>
      <w:r>
        <w:t xml:space="preserve">Maintains scientific rigor in all communications</w:t>
      </w:r>
    </w:p>
    <w:p>
      <w:pPr>
        <w:pStyle w:val="Compact"/>
        <w:numPr>
          <w:ilvl w:val="0"/>
          <w:numId w:val="138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45"/>
    <w:bookmarkEnd w:id="846"/>
    <w:bookmarkStart w:id="932" w:name="references"/>
    <w:p>
      <w:pPr>
        <w:pStyle w:val="Heading1"/>
      </w:pPr>
      <w:r>
        <w:t xml:space="preserve">References</w:t>
      </w:r>
    </w:p>
    <w:bookmarkStart w:id="931" w:name="refs"/>
    <w:bookmarkStart w:id="848" w:name="ref-space_odyssey"/>
    <w:p>
      <w:pPr>
        <w:pStyle w:val="Bibliography"/>
      </w:pPr>
      <w:r>
        <w:rPr>
          <w:i/>
          <w:iCs/>
        </w:rPr>
        <w:t xml:space="preserve">2001: A Space Odyssey</w:t>
      </w:r>
      <w:r>
        <w:t xml:space="preserve">. 1968. Film.</w:t>
      </w:r>
      <w:r>
        <w:t xml:space="preserve"> </w:t>
      </w:r>
      <w:hyperlink r:id="rId847">
        <w:r>
          <w:rPr>
            <w:rStyle w:val="Hyperlink"/>
          </w:rPr>
          <w:t xml:space="preserve">https://en.wikipedia.org/wiki/2001:_A_Space_Odyssey_(film)</w:t>
        </w:r>
      </w:hyperlink>
      <w:r>
        <w:t xml:space="preserve">.</w:t>
      </w:r>
    </w:p>
    <w:bookmarkEnd w:id="848"/>
    <w:bookmarkStart w:id="85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49">
        <w:r>
          <w:rPr>
            <w:rStyle w:val="Hyperlink"/>
          </w:rPr>
          <w:t xml:space="preserve">https://doi.org/10.1371/journal.pgph.0002269</w:t>
        </w:r>
      </w:hyperlink>
      <w:r>
        <w:t xml:space="preserve">.</w:t>
      </w:r>
    </w:p>
    <w:bookmarkEnd w:id="850"/>
    <w:bookmarkStart w:id="852" w:name="ref-i_robot"/>
    <w:p>
      <w:pPr>
        <w:pStyle w:val="Bibliography"/>
      </w:pPr>
      <w:r>
        <w:t xml:space="preserve">Asimov, Isaac. 1950.</w:t>
      </w:r>
      <w:r>
        <w:t xml:space="preserve"> </w:t>
      </w:r>
      <w:r>
        <w:rPr>
          <w:i/>
          <w:iCs/>
        </w:rPr>
        <w:t xml:space="preserve">I, Robot</w:t>
      </w:r>
      <w:r>
        <w:t xml:space="preserve">. Novel; Gnome Press.</w:t>
      </w:r>
      <w:r>
        <w:t xml:space="preserve"> </w:t>
      </w:r>
      <w:hyperlink r:id="rId851">
        <w:r>
          <w:rPr>
            <w:rStyle w:val="Hyperlink"/>
          </w:rPr>
          <w:t xml:space="preserve">https://search.library.ucdavis.edu/permalink/01UCD_INST/9fle3i/alma990000226350403126</w:t>
        </w:r>
      </w:hyperlink>
      <w:r>
        <w:t xml:space="preserve">.</w:t>
      </w:r>
    </w:p>
    <w:bookmarkEnd w:id="852"/>
    <w:bookmarkStart w:id="85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53">
        <w:r>
          <w:rPr>
            <w:rStyle w:val="Hyperlink"/>
          </w:rPr>
          <w:t xml:space="preserve">https://doi.org/10.1038/d41586-019-01431-z</w:t>
        </w:r>
      </w:hyperlink>
      <w:r>
        <w:t xml:space="preserve">.</w:t>
      </w:r>
    </w:p>
    <w:bookmarkEnd w:id="854"/>
    <w:bookmarkStart w:id="856" w:name="ref-battlestar_galactica_2004"/>
    <w:p>
      <w:pPr>
        <w:pStyle w:val="Bibliography"/>
      </w:pPr>
      <w:r>
        <w:rPr>
          <w:i/>
          <w:iCs/>
        </w:rPr>
        <w:t xml:space="preserve">Battlestar Galactica</w:t>
      </w:r>
      <w:r>
        <w:t xml:space="preserve">. 2004. Television Series.</w:t>
      </w:r>
      <w:r>
        <w:t xml:space="preserve"> </w:t>
      </w:r>
      <w:hyperlink r:id="rId855">
        <w:r>
          <w:rPr>
            <w:rStyle w:val="Hyperlink"/>
          </w:rPr>
          <w:t xml:space="preserve">https://en.wikipedia.org/wiki/Battlestar_Galactica_(2004_TV_series)</w:t>
        </w:r>
      </w:hyperlink>
      <w:r>
        <w:t xml:space="preserve">.</w:t>
      </w:r>
    </w:p>
    <w:bookmarkEnd w:id="856"/>
    <w:bookmarkStart w:id="857"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01">
        <w:r>
          <w:rPr>
            <w:rStyle w:val="Hyperlink"/>
          </w:rPr>
          <w:t xml:space="preserve">https://jadebc.github.io/lab-manual/</w:t>
        </w:r>
      </w:hyperlink>
      <w:r>
        <w:t xml:space="preserve">.</w:t>
      </w:r>
    </w:p>
    <w:bookmarkEnd w:id="857"/>
    <w:bookmarkStart w:id="859" w:name="ref-blade_runner"/>
    <w:p>
      <w:pPr>
        <w:pStyle w:val="Bibliography"/>
      </w:pPr>
      <w:r>
        <w:rPr>
          <w:i/>
          <w:iCs/>
        </w:rPr>
        <w:t xml:space="preserve">Blade Runner</w:t>
      </w:r>
      <w:r>
        <w:t xml:space="preserve">. 1982. Film.</w:t>
      </w:r>
      <w:r>
        <w:t xml:space="preserve"> </w:t>
      </w:r>
      <w:hyperlink r:id="rId858">
        <w:r>
          <w:rPr>
            <w:rStyle w:val="Hyperlink"/>
          </w:rPr>
          <w:t xml:space="preserve">https://en.wikipedia.org/wiki/Blade_Runner</w:t>
        </w:r>
      </w:hyperlink>
      <w:r>
        <w:t xml:space="preserve">.</w:t>
      </w:r>
    </w:p>
    <w:bookmarkEnd w:id="859"/>
    <w:bookmarkStart w:id="86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60">
        <w:r>
          <w:rPr>
            <w:rStyle w:val="Hyperlink"/>
          </w:rPr>
          <w:t xml:space="preserve">https://happygitwithr.com/</w:t>
        </w:r>
      </w:hyperlink>
      <w:r>
        <w:t xml:space="preserve">.</w:t>
      </w:r>
    </w:p>
    <w:bookmarkEnd w:id="861"/>
    <w:bookmarkStart w:id="86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62"/>
    <w:bookmarkStart w:id="864"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63">
        <w:r>
          <w:rPr>
            <w:rStyle w:val="Hyperlink"/>
          </w:rPr>
          <w:t xml:space="preserve">https://en.wikipedia.org/wiki/Ender%27s_Game</w:t>
        </w:r>
      </w:hyperlink>
      <w:r>
        <w:t xml:space="preserve">.</w:t>
      </w:r>
    </w:p>
    <w:bookmarkEnd w:id="864"/>
    <w:bookmarkStart w:id="86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65">
        <w:r>
          <w:rPr>
            <w:rStyle w:val="Hyperlink"/>
          </w:rPr>
          <w:t xml:space="preserve">https://doi.org/10.1038/s41467-020-19160-7</w:t>
        </w:r>
      </w:hyperlink>
      <w:r>
        <w:t xml:space="preserve">.</w:t>
      </w:r>
    </w:p>
    <w:bookmarkEnd w:id="866"/>
    <w:bookmarkStart w:id="86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67">
        <w:r>
          <w:rPr>
            <w:rStyle w:val="Hyperlink"/>
          </w:rPr>
          <w:t xml:space="preserve">http://creativecommons.org/licenses/by-nc/4.0/</w:t>
        </w:r>
      </w:hyperlink>
      <w:r>
        <w:t xml:space="preserve">.</w:t>
      </w:r>
    </w:p>
    <w:bookmarkEnd w:id="868"/>
    <w:bookmarkStart w:id="870" w:name="ref-credit"/>
    <w:p>
      <w:pPr>
        <w:pStyle w:val="Bibliography"/>
      </w:pPr>
      <w:r>
        <w:t xml:space="preserve">“CRediT: Contributor Roles Taxonomy.”</w:t>
      </w:r>
      <w:r>
        <w:t xml:space="preserve"> </w:t>
      </w:r>
      <w:r>
        <w:t xml:space="preserve">n.d. PLOS ONE.</w:t>
      </w:r>
      <w:r>
        <w:t xml:space="preserve"> </w:t>
      </w:r>
      <w:hyperlink r:id="rId869">
        <w:r>
          <w:rPr>
            <w:rStyle w:val="Hyperlink"/>
          </w:rPr>
          <w:t xml:space="preserve">https://journals.plos.org/plosone/s/authorship</w:t>
        </w:r>
      </w:hyperlink>
      <w:r>
        <w:t xml:space="preserve">.</w:t>
      </w:r>
    </w:p>
    <w:bookmarkEnd w:id="870"/>
    <w:bookmarkStart w:id="872" w:name="ref-dryad"/>
    <w:p>
      <w:pPr>
        <w:pStyle w:val="Bibliography"/>
      </w:pPr>
      <w:r>
        <w:t xml:space="preserve">“Dryad Digital Repository.”</w:t>
      </w:r>
      <w:r>
        <w:t xml:space="preserve"> </w:t>
      </w:r>
      <w:r>
        <w:t xml:space="preserve">n.d. Dryad.</w:t>
      </w:r>
      <w:r>
        <w:t xml:space="preserve"> </w:t>
      </w:r>
      <w:hyperlink r:id="rId871">
        <w:r>
          <w:rPr>
            <w:rStyle w:val="Hyperlink"/>
          </w:rPr>
          <w:t xml:space="preserve">https://datadryad.org/</w:t>
        </w:r>
      </w:hyperlink>
      <w:r>
        <w:t xml:space="preserve">.</w:t>
      </w:r>
    </w:p>
    <w:bookmarkEnd w:id="872"/>
    <w:bookmarkStart w:id="87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38">
        <w:r>
          <w:rPr>
            <w:rStyle w:val="Hyperlink"/>
          </w:rPr>
          <w:t xml:space="preserve">https://www.equator-network.org/</w:t>
        </w:r>
      </w:hyperlink>
      <w:r>
        <w:t xml:space="preserve">.</w:t>
      </w:r>
    </w:p>
    <w:bookmarkEnd w:id="873"/>
    <w:bookmarkStart w:id="8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74">
        <w:r>
          <w:rPr>
            <w:rStyle w:val="Hyperlink"/>
          </w:rPr>
          <w:t xml:space="preserve">https://engineering-shiny.org/</w:t>
        </w:r>
      </w:hyperlink>
      <w:r>
        <w:t xml:space="preserve">.</w:t>
      </w:r>
    </w:p>
    <w:bookmarkEnd w:id="875"/>
    <w:bookmarkStart w:id="877"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76">
        <w:r>
          <w:rPr>
            <w:rStyle w:val="Hyperlink"/>
          </w:rPr>
          <w:t xml:space="preserve">https://www.youtube.com/watch?v=B1BdQcJ2ZYY</w:t>
        </w:r>
      </w:hyperlink>
      <w:r>
        <w:t xml:space="preserve">.</w:t>
      </w:r>
    </w:p>
    <w:bookmarkEnd w:id="877"/>
    <w:bookmarkStart w:id="87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78"/>
    <w:bookmarkStart w:id="880" w:name="ref-githubdesktop"/>
    <w:p>
      <w:pPr>
        <w:pStyle w:val="Bibliography"/>
      </w:pPr>
      <w:r>
        <w:t xml:space="preserve">“GitHub Desktop.”</w:t>
      </w:r>
      <w:r>
        <w:t xml:space="preserve"> </w:t>
      </w:r>
      <w:r>
        <w:t xml:space="preserve">n.d. GitHub.</w:t>
      </w:r>
      <w:r>
        <w:t xml:space="preserve"> </w:t>
      </w:r>
      <w:hyperlink r:id="rId879">
        <w:r>
          <w:rPr>
            <w:rStyle w:val="Hyperlink"/>
          </w:rPr>
          <w:t xml:space="preserve">https://desktop.github.com/</w:t>
        </w:r>
      </w:hyperlink>
      <w:r>
        <w:t xml:space="preserve">.</w:t>
      </w:r>
    </w:p>
    <w:bookmarkEnd w:id="880"/>
    <w:bookmarkStart w:id="882" w:name="ref-dune"/>
    <w:p>
      <w:pPr>
        <w:pStyle w:val="Bibliography"/>
      </w:pPr>
      <w:r>
        <w:t xml:space="preserve">Herbert, Frank. 1965.</w:t>
      </w:r>
      <w:r>
        <w:t xml:space="preserve"> </w:t>
      </w:r>
      <w:r>
        <w:rPr>
          <w:i/>
          <w:iCs/>
        </w:rPr>
        <w:t xml:space="preserve">Dune</w:t>
      </w:r>
      <w:r>
        <w:t xml:space="preserve">. Novel.</w:t>
      </w:r>
      <w:r>
        <w:t xml:space="preserve"> </w:t>
      </w:r>
      <w:hyperlink r:id="rId881">
        <w:r>
          <w:rPr>
            <w:rStyle w:val="Hyperlink"/>
          </w:rPr>
          <w:t xml:space="preserve">https://en.wikipedia.org/wiki/Organizations_of_the_Dune_universe#Thinking_machines</w:t>
        </w:r>
      </w:hyperlink>
      <w:r>
        <w:t xml:space="preserve">.</w:t>
      </w:r>
    </w:p>
    <w:bookmarkEnd w:id="882"/>
    <w:bookmarkStart w:id="884" w:name="ref-plos_data"/>
    <w:p>
      <w:pPr>
        <w:pStyle w:val="Bibliography"/>
      </w:pPr>
      <w:r>
        <w:t xml:space="preserve">“How to Store and Manage Your Data.”</w:t>
      </w:r>
      <w:r>
        <w:t xml:space="preserve"> </w:t>
      </w:r>
      <w:r>
        <w:t xml:space="preserve">n.d. PLOS.</w:t>
      </w:r>
      <w:r>
        <w:t xml:space="preserve"> </w:t>
      </w:r>
      <w:hyperlink r:id="rId883">
        <w:r>
          <w:rPr>
            <w:rStyle w:val="Hyperlink"/>
          </w:rPr>
          <w:t xml:space="preserve">https://plos.org/resource/how-to-store-and-manage-your-data/</w:t>
        </w:r>
      </w:hyperlink>
      <w:r>
        <w:t xml:space="preserve">.</w:t>
      </w:r>
    </w:p>
    <w:bookmarkEnd w:id="884"/>
    <w:bookmarkStart w:id="88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85"/>
    <w:bookmarkStart w:id="88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86">
        <w:r>
          <w:rPr>
            <w:rStyle w:val="Hyperlink"/>
          </w:rPr>
          <w:t xml:space="preserve">https://mentors.fm/2019/08/13/think-and-write-with-leslie-lamport/</w:t>
        </w:r>
      </w:hyperlink>
      <w:r>
        <w:t xml:space="preserve">.</w:t>
      </w:r>
    </w:p>
    <w:bookmarkEnd w:id="887"/>
    <w:bookmarkStart w:id="889"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88">
        <w:r>
          <w:rPr>
            <w:rStyle w:val="Hyperlink"/>
          </w:rPr>
          <w:t xml:space="preserve">https://openreview.net/forum?id=BZ5a1r-kVsf</w:t>
        </w:r>
      </w:hyperlink>
      <w:r>
        <w:t xml:space="preserve">.</w:t>
      </w:r>
    </w:p>
    <w:bookmarkEnd w:id="889"/>
    <w:bookmarkStart w:id="890" w:name="ref-medRxiv"/>
    <w:p>
      <w:pPr>
        <w:pStyle w:val="Bibliography"/>
      </w:pPr>
      <w:r>
        <w:t xml:space="preserve">“medRxiv: The Preprint Server for Health Sciences.”</w:t>
      </w:r>
      <w:r>
        <w:t xml:space="preserve"> </w:t>
      </w:r>
      <w:r>
        <w:t xml:space="preserve">n.d. Cold Spring Harbor Laboratory.</w:t>
      </w:r>
      <w:r>
        <w:t xml:space="preserve"> </w:t>
      </w:r>
      <w:hyperlink r:id="rId835">
        <w:r>
          <w:rPr>
            <w:rStyle w:val="Hyperlink"/>
          </w:rPr>
          <w:t xml:space="preserve">https://www.medrxiv.org/</w:t>
        </w:r>
      </w:hyperlink>
      <w:r>
        <w:t xml:space="preserve">.</w:t>
      </w:r>
    </w:p>
    <w:bookmarkEnd w:id="890"/>
    <w:bookmarkStart w:id="89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91">
        <w:r>
          <w:rPr>
            <w:rStyle w:val="Hyperlink"/>
          </w:rPr>
          <w:t xml:space="preserve">https://doi.org/10.1038/467775a</w:t>
        </w:r>
      </w:hyperlink>
      <w:r>
        <w:t xml:space="preserve">.</w:t>
      </w:r>
    </w:p>
    <w:bookmarkEnd w:id="892"/>
    <w:bookmarkStart w:id="89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93">
        <w:r>
          <w:rPr>
            <w:rStyle w:val="Hyperlink"/>
          </w:rPr>
          <w:t xml:space="preserve">https://doi.org/10.1038/s41562-016-0021</w:t>
        </w:r>
      </w:hyperlink>
      <w:r>
        <w:t xml:space="preserve">.</w:t>
      </w:r>
    </w:p>
    <w:bookmarkEnd w:id="894"/>
    <w:bookmarkStart w:id="89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95">
        <w:r>
          <w:rPr>
            <w:rStyle w:val="Hyperlink"/>
          </w:rPr>
          <w:t xml:space="preserve">https://doi.org/10.1038/526182a</w:t>
        </w:r>
      </w:hyperlink>
      <w:r>
        <w:t xml:space="preserve">.</w:t>
      </w:r>
    </w:p>
    <w:bookmarkEnd w:id="896"/>
    <w:bookmarkStart w:id="898" w:name="ref-osf"/>
    <w:p>
      <w:pPr>
        <w:pStyle w:val="Bibliography"/>
      </w:pPr>
      <w:r>
        <w:t xml:space="preserve">“Open Science Framework.”</w:t>
      </w:r>
      <w:r>
        <w:t xml:space="preserve"> </w:t>
      </w:r>
      <w:r>
        <w:t xml:space="preserve">n.d. Center for Open Science.</w:t>
      </w:r>
      <w:r>
        <w:t xml:space="preserve"> </w:t>
      </w:r>
      <w:hyperlink r:id="rId897">
        <w:r>
          <w:rPr>
            <w:rStyle w:val="Hyperlink"/>
          </w:rPr>
          <w:t xml:space="preserve">https://osf.io/</w:t>
        </w:r>
      </w:hyperlink>
      <w:r>
        <w:t xml:space="preserve">.</w:t>
      </w:r>
    </w:p>
    <w:bookmarkEnd w:id="898"/>
    <w:bookmarkStart w:id="89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99"/>
    <w:bookmarkStart w:id="901" w:name="ref-gitfixum"/>
    <w:p>
      <w:pPr>
        <w:pStyle w:val="Bibliography"/>
      </w:pPr>
      <w:r>
        <w:t xml:space="preserve">Robertson, Seth. n.d.</w:t>
      </w:r>
      <w:r>
        <w:t xml:space="preserve"> </w:t>
      </w:r>
      <w:r>
        <w:t xml:space="preserve">“On Undoing, Fixing, or Removing Commits in Git.”</w:t>
      </w:r>
      <w:r>
        <w:t xml:space="preserve"> </w:t>
      </w:r>
      <w:hyperlink r:id="rId900">
        <w:r>
          <w:rPr>
            <w:rStyle w:val="Hyperlink"/>
          </w:rPr>
          <w:t xml:space="preserve">https://sethrobertson.github.io/GitFixUm/fixup.html</w:t>
        </w:r>
      </w:hyperlink>
      <w:r>
        <w:t xml:space="preserve">.</w:t>
      </w:r>
    </w:p>
    <w:bookmarkEnd w:id="901"/>
    <w:bookmarkStart w:id="90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02">
        <w:r>
          <w:rPr>
            <w:rStyle w:val="Hyperlink"/>
          </w:rPr>
          <w:t xml:space="preserve">https://doi.org/10.1371/journal.pcbi.1003833</w:t>
        </w:r>
      </w:hyperlink>
      <w:r>
        <w:t xml:space="preserve">.</w:t>
      </w:r>
    </w:p>
    <w:bookmarkEnd w:id="903"/>
    <w:bookmarkStart w:id="90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04">
        <w:r>
          <w:rPr>
            <w:rStyle w:val="Hyperlink"/>
          </w:rPr>
          <w:t xml:space="preserve">https://doi.org/10.1038/d41586-019-02918-5</w:t>
        </w:r>
      </w:hyperlink>
      <w:r>
        <w:t xml:space="preserve">.</w:t>
      </w:r>
    </w:p>
    <w:bookmarkEnd w:id="905"/>
    <w:bookmarkStart w:id="907" w:name="ref-slurm"/>
    <w:p>
      <w:pPr>
        <w:pStyle w:val="Bibliography"/>
      </w:pPr>
      <w:r>
        <w:t xml:space="preserve">“Slurm Workload Manager: Sbatch Documentation.”</w:t>
      </w:r>
      <w:r>
        <w:t xml:space="preserve"> </w:t>
      </w:r>
      <w:r>
        <w:t xml:space="preserve">n.d. SchedMD.</w:t>
      </w:r>
      <w:r>
        <w:t xml:space="preserve"> </w:t>
      </w:r>
      <w:hyperlink r:id="rId906">
        <w:r>
          <w:rPr>
            <w:rStyle w:val="Hyperlink"/>
          </w:rPr>
          <w:t xml:space="preserve">https://slurm.schedmd.com/sbatch.html</w:t>
        </w:r>
      </w:hyperlink>
      <w:r>
        <w:t xml:space="preserve">.</w:t>
      </w:r>
    </w:p>
    <w:bookmarkEnd w:id="907"/>
    <w:bookmarkStart w:id="90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08">
        <w:r>
          <w:rPr>
            <w:rStyle w:val="Hyperlink"/>
          </w:rPr>
          <w:t xml:space="preserve">https://doi.org/10.1038/d41586-019-00067-3</w:t>
        </w:r>
      </w:hyperlink>
      <w:r>
        <w:t xml:space="preserve">.</w:t>
      </w:r>
    </w:p>
    <w:bookmarkEnd w:id="909"/>
    <w:bookmarkStart w:id="911" w:name="ref-terminator"/>
    <w:p>
      <w:pPr>
        <w:pStyle w:val="Bibliography"/>
      </w:pPr>
      <w:r>
        <w:rPr>
          <w:i/>
          <w:iCs/>
        </w:rPr>
        <w:t xml:space="preserve">Terminator 3: Rise of the Machines</w:t>
      </w:r>
      <w:r>
        <w:t xml:space="preserve">. 2003. Film.</w:t>
      </w:r>
      <w:r>
        <w:t xml:space="preserve"> </w:t>
      </w:r>
      <w:hyperlink r:id="rId910">
        <w:r>
          <w:rPr>
            <w:rStyle w:val="Hyperlink"/>
          </w:rPr>
          <w:t xml:space="preserve">https://en.wikipedia.org/wiki/Terminator_3:_Rise_of_the_Machines</w:t>
        </w:r>
      </w:hyperlink>
      <w:r>
        <w:t xml:space="preserve">.</w:t>
      </w:r>
    </w:p>
    <w:bookmarkEnd w:id="911"/>
    <w:bookmarkStart w:id="913" w:name="ref-matrix"/>
    <w:p>
      <w:pPr>
        <w:pStyle w:val="Bibliography"/>
      </w:pPr>
      <w:r>
        <w:rPr>
          <w:i/>
          <w:iCs/>
        </w:rPr>
        <w:t xml:space="preserve">The Matrix</w:t>
      </w:r>
      <w:r>
        <w:t xml:space="preserve">. 1999. Film.</w:t>
      </w:r>
      <w:r>
        <w:t xml:space="preserve"> </w:t>
      </w:r>
      <w:hyperlink r:id="rId912">
        <w:r>
          <w:rPr>
            <w:rStyle w:val="Hyperlink"/>
          </w:rPr>
          <w:t xml:space="preserve">https://en.wikipedia.org/wiki/The_Matrix</w:t>
        </w:r>
      </w:hyperlink>
      <w:r>
        <w:t xml:space="preserve">.</w:t>
      </w:r>
    </w:p>
    <w:bookmarkEnd w:id="913"/>
    <w:bookmarkStart w:id="91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14"/>
    <w:bookmarkStart w:id="91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15">
        <w:r>
          <w:rPr>
            <w:rStyle w:val="Hyperlink"/>
          </w:rPr>
          <w:t xml:space="preserve">https://doi.org/10.1038/d41586-021-03603-2</w:t>
        </w:r>
      </w:hyperlink>
      <w:r>
        <w:t xml:space="preserve">.</w:t>
      </w:r>
    </w:p>
    <w:bookmarkEnd w:id="916"/>
    <w:bookmarkStart w:id="918" w:name="ref-wargames"/>
    <w:p>
      <w:pPr>
        <w:pStyle w:val="Bibliography"/>
      </w:pPr>
      <w:r>
        <w:rPr>
          <w:i/>
          <w:iCs/>
        </w:rPr>
        <w:t xml:space="preserve">WarGames</w:t>
      </w:r>
      <w:r>
        <w:t xml:space="preserve">. 1983. Film.</w:t>
      </w:r>
      <w:r>
        <w:t xml:space="preserve"> </w:t>
      </w:r>
      <w:hyperlink r:id="rId917">
        <w:r>
          <w:rPr>
            <w:rStyle w:val="Hyperlink"/>
          </w:rPr>
          <w:t xml:space="preserve">https://en.wikipedia.org/wiki/WarGames</w:t>
        </w:r>
      </w:hyperlink>
      <w:r>
        <w:t xml:space="preserve">.</w:t>
      </w:r>
    </w:p>
    <w:bookmarkEnd w:id="918"/>
    <w:bookmarkStart w:id="92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19">
        <w:r>
          <w:rPr>
            <w:rStyle w:val="Hyperlink"/>
          </w:rPr>
          <w:t xml:space="preserve">https://adv-r.hadley.nz/</w:t>
        </w:r>
      </w:hyperlink>
      <w:r>
        <w:t xml:space="preserve">.</w:t>
      </w:r>
    </w:p>
    <w:bookmarkEnd w:id="920"/>
    <w:bookmarkStart w:id="92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21">
        <w:r>
          <w:rPr>
            <w:rStyle w:val="Hyperlink"/>
          </w:rPr>
          <w:t xml:space="preserve">https://mastering-shiny.org/</w:t>
        </w:r>
      </w:hyperlink>
      <w:r>
        <w:t xml:space="preserve">.</w:t>
      </w:r>
    </w:p>
    <w:bookmarkEnd w:id="922"/>
    <w:bookmarkStart w:id="92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23"/>
    <w:bookmarkStart w:id="92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24">
        <w:r>
          <w:rPr>
            <w:rStyle w:val="Hyperlink"/>
          </w:rPr>
          <w:t xml:space="preserve">https://design.tidyverse.org/</w:t>
        </w:r>
      </w:hyperlink>
      <w:r>
        <w:t xml:space="preserve">.</w:t>
      </w:r>
    </w:p>
    <w:bookmarkEnd w:id="925"/>
    <w:bookmarkStart w:id="92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26">
        <w:r>
          <w:rPr>
            <w:rStyle w:val="Hyperlink"/>
          </w:rPr>
          <w:t xml:space="preserve">https://r-pkgs.org/</w:t>
        </w:r>
      </w:hyperlink>
      <w:r>
        <w:t xml:space="preserve">.</w:t>
      </w:r>
    </w:p>
    <w:bookmarkEnd w:id="927"/>
    <w:bookmarkStart w:id="92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28">
        <w:r>
          <w:rPr>
            <w:rStyle w:val="Hyperlink"/>
          </w:rPr>
          <w:t xml:space="preserve">https://r4ds.hadley.nz/</w:t>
        </w:r>
      </w:hyperlink>
      <w:r>
        <w:t xml:space="preserve">.</w:t>
      </w:r>
    </w:p>
    <w:bookmarkEnd w:id="929"/>
    <w:bookmarkStart w:id="93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30"/>
    <w:bookmarkEnd w:id="931"/>
    <w:p>
      <w:r>
        <w:br w:type="page"/>
      </w:r>
    </w:p>
    <w:bookmarkEnd w:id="932"/>
    <w:bookmarkStart w:id="93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33">
        <w:r>
          <w:rPr>
            <w:rStyle w:val="Hyperlink"/>
          </w:rPr>
          <w:t xml:space="preserve">https://ucd-serg.github.io/lab-manual/appendix-copilot-instructions.html</w:t>
        </w:r>
      </w:hyperlink>
    </w:p>
    <w:p>
      <w:r>
        <w:br w:type="page"/>
      </w:r>
    </w:p>
    <w:bookmarkEnd w:id="934"/>
    <w:bookmarkStart w:id="93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35">
        <w:r>
          <w:rPr>
            <w:rStyle w:val="Hyperlink"/>
          </w:rPr>
          <w:t xml:space="preserve">https://ucd-serg.github.io/lab-manual/appendix-copilot-setup-steps.html</w:t>
        </w:r>
      </w:hyperlink>
    </w:p>
    <w:p>
      <w:r>
        <w:br w:type="page"/>
      </w:r>
    </w:p>
    <w:bookmarkEnd w:id="936"/>
    <w:bookmarkStart w:id="93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7"/>
        </w:numPr>
      </w:pPr>
      <w:ins w:id="3120" w:author="PR Preview" w:date="2024-01-01T00:00:00Z">
        <w:r>
          <w:rPr>
            <w:b/>
            <w:bCs/>
          </w:rPr>
          <w:t xml:space="preserve">Branch:</w:t>
        </w:r>
      </w:ins>
      <w:ins w:id="3120" w:author="PR Preview" w:date="2024-01-01T00:00:00Z">
        <w:r>
          <w:t xml:space="preserve"> </w:t>
        </w:r>
      </w:ins>
      <w:ins w:id="3120" w:author="PR Preview" w:date="2024-01-01T00:00:00Z">
        <w:r>
          <w:t xml:space="preserve">HEAD</w:t>
        </w:r>
      </w:ins>
    </w:p>
    <w:p>
      <w:pPr>
        <w:pStyle w:val="Compact"/>
        <w:numPr>
          <w:ilvl w:val="0"/>
          <w:numId w:val="1387"/>
        </w:numPr>
      </w:pPr>
      <w:ins w:id="3121" w:author="PR Preview" w:date="2024-01-01T00:00:00Z">
        <w:r>
          <w:rPr>
            <w:b/>
            <w:bCs/>
          </w:rPr>
          <w:t xml:space="preserve">Commit:</w:t>
        </w:r>
      </w:ins>
      <w:ins w:id="3121" w:author="PR Preview" w:date="2024-01-01T00:00:00Z">
        <w:r>
          <w:t xml:space="preserve"> </w:t>
        </w:r>
      </w:ins>
      <w:ins w:id="3121" w:author="PR Preview" w:date="2024-01-01T00:00:00Z">
        <w:r>
          <w:t xml:space="preserve">2f791d7</w:t>
        </w:r>
      </w:ins>
    </w:p>
    <w:p>
      <w:pPr>
        <w:pStyle w:val="Compact"/>
        <w:numPr>
          <w:ilvl w:val="0"/>
          <w:numId w:val="1387"/>
        </w:numPr>
      </w:pPr>
      <w:ins w:id="3122" w:author="PR Preview" w:date="2024-01-01T00:00:00Z">
        <w:r>
          <w:rPr>
            <w:b/>
            <w:bCs/>
          </w:rPr>
          <w:t xml:space="preserve">Full commit hash:</w:t>
        </w:r>
      </w:ins>
      <w:ins w:id="3122" w:author="PR Preview" w:date="2024-01-01T00:00:00Z">
        <w:r>
          <w:t xml:space="preserve"> </w:t>
        </w:r>
      </w:ins>
      <w:ins w:id="3122" w:author="PR Preview" w:date="2024-01-01T00:00:00Z">
        <w:r>
          <w:t xml:space="preserve">2f791d7db15eb94717e02fa9af2360c64585735f</w:t>
        </w:r>
      </w:ins>
    </w:p>
    <w:p>
      <w:pPr>
        <w:pStyle w:val="Compact"/>
        <w:numPr>
          <w:ilvl w:val="0"/>
          <w:numId w:val="1387"/>
        </w:numPr>
      </w:pPr>
      <w:ins w:id="3123" w:author="PR Preview" w:date="2024-01-01T00:00:00Z">
        <w:r>
          <w:rPr>
            <w:b/>
            <w:bCs/>
          </w:rPr>
          <w:t xml:space="preserve">Commit date:</w:t>
        </w:r>
      </w:ins>
      <w:ins w:id="3123" w:author="PR Preview" w:date="2024-01-01T00:00:00Z">
        <w:r>
          <w:t xml:space="preserve"> </w:t>
        </w:r>
      </w:ins>
      <w:ins w:id="3123" w:author="PR Preview" w:date="2024-01-01T00:00:00Z">
        <w:r>
          <w:t xml:space="preserve">2026-05-24 23:02:07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2"/>
  </w:num>
  <w:num w:numId="1208">
    <w:abstractNumId w:val="992"/>
  </w:num>
  <w:num w:numId="1209">
    <w:abstractNumId w:val="992"/>
  </w:num>
  <w:num w:numId="1210">
    <w:abstractNumId w:val="992"/>
  </w:num>
  <w:num w:numId="1211">
    <w:abstractNumId w:val="992"/>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1"/>
  </w:num>
  <w:num w:numId="1384">
    <w:abstractNumId w:val="991"/>
  </w:num>
  <w:num w:numId="1385">
    <w:abstractNumId w:val="991"/>
  </w:num>
  <w:num w:numId="1386">
    <w:abstractNumId w:val="991"/>
  </w:num>
  <w:num w:numId="13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91" Type="http://schemas.openxmlformats.org/officeDocument/2006/relationships/image" Target="media/rId691.png"/><Relationship Id="rId108" Type="http://schemas.openxmlformats.org/officeDocument/2006/relationships/image" Target="media/rId108.png"/><Relationship Id="rId319" Type="http://schemas.openxmlformats.org/officeDocument/2006/relationships/image" Target="media/rId319.png"/><Relationship Id="rId484" Type="http://schemas.openxmlformats.org/officeDocument/2006/relationships/image" Target="media/rId484.png"/><Relationship Id="rId627" Type="http://schemas.openxmlformats.org/officeDocument/2006/relationships/image" Target="media/rId627.png"/><Relationship Id="rId630" Type="http://schemas.openxmlformats.org/officeDocument/2006/relationships/image" Target="media/rId630.jpg"/><Relationship Id="rId346" Type="http://schemas.openxmlformats.org/officeDocument/2006/relationships/image" Target="media/rId346.png"/><Relationship Id="rId512" Type="http://schemas.openxmlformats.org/officeDocument/2006/relationships/image" Target="media/rId512.jpg"/><Relationship Id="rId518" Type="http://schemas.openxmlformats.org/officeDocument/2006/relationships/image" Target="media/rId518.png"/><Relationship Id="rId435" Type="http://schemas.openxmlformats.org/officeDocument/2006/relationships/image" Target="media/rId435.png"/><Relationship Id="rId440" Type="http://schemas.openxmlformats.org/officeDocument/2006/relationships/image" Target="media/rId440.png"/><Relationship Id="rId256" Type="http://schemas.openxmlformats.org/officeDocument/2006/relationships/image" Target="media/rId256.png"/><Relationship Id="rId636" Type="http://schemas.openxmlformats.org/officeDocument/2006/relationships/image" Target="media/rId636.png"/><Relationship Id="rId666" Type="http://schemas.openxmlformats.org/officeDocument/2006/relationships/image" Target="media/rId666.png"/><Relationship Id="rId261" Type="http://schemas.openxmlformats.org/officeDocument/2006/relationships/image" Target="media/rId261.png"/><Relationship Id="rId633" Type="http://schemas.openxmlformats.org/officeDocument/2006/relationships/image" Target="media/rId633.png"/><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71" Type="http://schemas.openxmlformats.org/officeDocument/2006/relationships/hyperlink" Target="http://adv-r.had.co.nz/Style.html" TargetMode="External"/><Relationship Id="rId809" Type="http://schemas.openxmlformats.org/officeDocument/2006/relationships/hyperlink" Target="http://colorbrewer2.org/" TargetMode="External"/><Relationship Id="rId867"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5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19"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707"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700" Type="http://schemas.openxmlformats.org/officeDocument/2006/relationships/hyperlink" Target="https://continue.dev" TargetMode="External"/><Relationship Id="rId843"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71" Type="http://schemas.openxmlformats.org/officeDocument/2006/relationships/hyperlink" Target="https://datadryad.org/" TargetMode="External"/><Relationship Id="rId842" Type="http://schemas.openxmlformats.org/officeDocument/2006/relationships/hyperlink" Target="https://davidgohel.github.io/flextable/" TargetMode="External"/><Relationship Id="rId924"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79" Type="http://schemas.openxmlformats.org/officeDocument/2006/relationships/hyperlink" Target="https://desktop.github.com/" TargetMode="External"/><Relationship Id="rId714" Type="http://schemas.openxmlformats.org/officeDocument/2006/relationships/hyperlink" Target="https://developers.openai.com/api/docs/quickstart" TargetMode="External"/><Relationship Id="rId708"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24" Type="http://schemas.openxmlformats.org/officeDocument/2006/relationships/hyperlink" Target="https://docs.github.com/en/copilot/how-tos/use-copilot-agents/coding-agent/customize-the-agent-environment" TargetMode="External"/><Relationship Id="rId735"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91" Type="http://schemas.openxmlformats.org/officeDocument/2006/relationships/hyperlink" Target="https://docs.google.com/document/d/1ckgRCcr7FFPyymyMA6Y_-cB_vftOyrrxT28c6gRg0PI/edit" TargetMode="External"/><Relationship Id="rId891" Type="http://schemas.openxmlformats.org/officeDocument/2006/relationships/hyperlink" Target="https://doi.org/10.1038/467775a" TargetMode="External"/><Relationship Id="rId895" Type="http://schemas.openxmlformats.org/officeDocument/2006/relationships/hyperlink" Target="https://doi.org/10.1038/526182a" TargetMode="External"/><Relationship Id="rId908" Type="http://schemas.openxmlformats.org/officeDocument/2006/relationships/hyperlink" Target="https://doi.org/10.1038/d41586-019-00067-3" TargetMode="External"/><Relationship Id="rId853" Type="http://schemas.openxmlformats.org/officeDocument/2006/relationships/hyperlink" Target="https://doi.org/10.1038/d41586-019-01431-z" TargetMode="External"/><Relationship Id="rId904" Type="http://schemas.openxmlformats.org/officeDocument/2006/relationships/hyperlink" Target="https://doi.org/10.1038/d41586-019-02918-5" TargetMode="External"/><Relationship Id="rId915" Type="http://schemas.openxmlformats.org/officeDocument/2006/relationships/hyperlink" Target="https://doi.org/10.1038/d41586-021-03603-2" TargetMode="External"/><Relationship Id="rId865" Type="http://schemas.openxmlformats.org/officeDocument/2006/relationships/hyperlink" Target="https://doi.org/10.1038/s41467-020-19160-7" TargetMode="External"/><Relationship Id="rId893" Type="http://schemas.openxmlformats.org/officeDocument/2006/relationships/hyperlink" Target="https://doi.org/10.1038/s41562-016-0021" TargetMode="External"/><Relationship Id="rId902" Type="http://schemas.openxmlformats.org/officeDocument/2006/relationships/hyperlink" Target="https://doi.org/10.1371/journal.pcbi.1003833" TargetMode="External"/><Relationship Id="rId849"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47"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55" Type="http://schemas.openxmlformats.org/officeDocument/2006/relationships/hyperlink" Target="https://en.wikipedia.org/wiki/Battlestar_Galactica_(2004_TV_series)" TargetMode="External"/><Relationship Id="rId858"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709"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19" Type="http://schemas.openxmlformats.org/officeDocument/2006/relationships/hyperlink" Target="https://en.wikipedia.org/wiki/Doctor_of_Philosophy#History" TargetMode="External"/><Relationship Id="rId863"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33"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20" Type="http://schemas.openxmlformats.org/officeDocument/2006/relationships/hyperlink" Target="https://en.wikipedia.org/wiki/Masterpiece#History" TargetMode="External"/><Relationship Id="rId881"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910" Type="http://schemas.openxmlformats.org/officeDocument/2006/relationships/hyperlink" Target="https://en.wikipedia.org/wiki/Terminator_3:_Rise_of_the_Machines" TargetMode="External"/><Relationship Id="rId912" Type="http://schemas.openxmlformats.org/officeDocument/2006/relationships/hyperlink" Target="https://en.wikipedia.org/wiki/The_Matrix" TargetMode="External"/><Relationship Id="rId818"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917" Type="http://schemas.openxmlformats.org/officeDocument/2006/relationships/hyperlink" Target="https://en.wikipedia.org/wiki/WarGames" TargetMode="External"/><Relationship Id="rId832" Type="http://schemas.openxmlformats.org/officeDocument/2006/relationships/hyperlink" Target="https://en.wikipedia.org/wiki/Yes,_and_..." TargetMode="External"/><Relationship Id="rId874"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58"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23"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84"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34"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23" Type="http://schemas.openxmlformats.org/officeDocument/2006/relationships/hyperlink" Target="https://github.com/nmfs-opensci/quarto-thesis" TargetMode="External"/><Relationship Id="rId698" Type="http://schemas.openxmlformats.org/officeDocument/2006/relationships/hyperlink" Target="https://github.com/ollama/ollama/blob/main/docs/openai.md" TargetMode="External"/><Relationship Id="rId694" Type="http://schemas.openxmlformats.org/officeDocument/2006/relationships/hyperlink" Target="https://github.com/ollama/ollama/release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38"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39"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37"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75"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63"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78" Type="http://schemas.openxmlformats.org/officeDocument/2006/relationships/hyperlink" Target="https://github.com/ucdavisdatalab/workshop_nlp_with_python" TargetMode="External"/><Relationship Id="rId777" Type="http://schemas.openxmlformats.org/officeDocument/2006/relationships/hyperlink" Target="https://github.com/ucdavisdatalab/workshop_python_basics" TargetMode="External"/><Relationship Id="rId762"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813" Type="http://schemas.openxmlformats.org/officeDocument/2006/relationships/hyperlink" Target="https://grants.nih.gov" TargetMode="External"/><Relationship Id="rId794" Type="http://schemas.openxmlformats.org/officeDocument/2006/relationships/hyperlink" Target="https://grantwriting.stanford.edu/resources/funding-train/" TargetMode="External"/><Relationship Id="rId860"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713"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801" Type="http://schemas.openxmlformats.org/officeDocument/2006/relationships/hyperlink" Target="https://jadebc.github.io/lab-manual/" TargetMode="External"/><Relationship Id="rId747"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57"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51" Type="http://schemas.openxmlformats.org/officeDocument/2006/relationships/hyperlink" Target="https://journals.lww.com/epidem/Fulltext/2001/05000/The_Value_of_P.2.aspx" TargetMode="External"/><Relationship Id="rId811" Type="http://schemas.openxmlformats.org/officeDocument/2006/relationships/hyperlink" Target="https://journals.plos.org/ploscompbiol/article?id=10.1371/journal.pcbi.1003833" TargetMode="External"/><Relationship Id="rId869" Type="http://schemas.openxmlformats.org/officeDocument/2006/relationships/hyperlink" Target="https://journals.plos.org/plosone/s/authorship" TargetMode="External"/><Relationship Id="rId783" Type="http://schemas.openxmlformats.org/officeDocument/2006/relationships/hyperlink" Target="https://link.springer.com/book/10.1007/978-3-030-98175-4" TargetMode="External"/><Relationship Id="rId798"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21" Type="http://schemas.openxmlformats.org/officeDocument/2006/relationships/hyperlink" Target="https://mastering-shiny.org/" TargetMode="External"/><Relationship Id="rId810" Type="http://schemas.openxmlformats.org/officeDocument/2006/relationships/hyperlink" Target="https://medialab.github.io/iwanthue/" TargetMode="External"/><Relationship Id="rId754"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86"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89" Type="http://schemas.openxmlformats.org/officeDocument/2006/relationships/hyperlink" Target="https://mitcommlab.mit.edu/be/2023/09/27/toward-an-evenbetterposter-improving-the-betterposter-template/" TargetMode="External"/><Relationship Id="rId803" Type="http://schemas.openxmlformats.org/officeDocument/2006/relationships/hyperlink" Target="https://myidp.sciencecareers.org/" TargetMode="External"/><Relationship Id="rId690" Type="http://schemas.openxmlformats.org/officeDocument/2006/relationships/hyperlink" Target="https://ollama.com" TargetMode="External"/><Relationship Id="rId695" Type="http://schemas.openxmlformats.org/officeDocument/2006/relationships/hyperlink" Target="https://ollama.com/download" TargetMode="External"/><Relationship Id="rId888" Type="http://schemas.openxmlformats.org/officeDocument/2006/relationships/hyperlink" Target="https://openreview.net/forum?id=BZ5a1r-kVsf" TargetMode="External"/><Relationship Id="rId897"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711" Type="http://schemas.openxmlformats.org/officeDocument/2006/relationships/hyperlink" Target="https://platform.openai.com/api-keys" TargetMode="External"/><Relationship Id="rId883" Type="http://schemas.openxmlformats.org/officeDocument/2006/relationships/hyperlink" Target="https://plos.org/resource/how-to-store-and-manage-your-data/" TargetMode="External"/><Relationship Id="rId697" Type="http://schemas.openxmlformats.org/officeDocument/2006/relationships/hyperlink" Target="https://positron.posit.co" TargetMode="External"/><Relationship Id="rId712"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26"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28"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68" Type="http://schemas.openxmlformats.org/officeDocument/2006/relationships/hyperlink" Target="https://s3.amazonaws.com/assets.datacamp.com/blog_assets/datatable_Cheat_Sheet_R.pdf" TargetMode="External"/><Relationship Id="rId851"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00" Type="http://schemas.openxmlformats.org/officeDocument/2006/relationships/hyperlink" Target="https://sethrobertson.github.io/GitFixUm/fixup.html" TargetMode="External"/><Relationship Id="rId906"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92"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59" Type="http://schemas.openxmlformats.org/officeDocument/2006/relationships/hyperlink" Target="https://ucb-epi-r.github.io" TargetMode="External"/><Relationship Id="rId933" Type="http://schemas.openxmlformats.org/officeDocument/2006/relationships/hyperlink" Target="https://ucd-serg.github.io/lab-manual/appendix-copilot-instructions.html" TargetMode="External"/><Relationship Id="rId935"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49"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64" Type="http://schemas.openxmlformats.org/officeDocument/2006/relationships/hyperlink" Target="https://ucdavisdatalab.github.io/install_guides/" TargetMode="External"/><Relationship Id="rId76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80"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36"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41" Type="http://schemas.openxmlformats.org/officeDocument/2006/relationships/hyperlink" Target="https://www.danieldsjoberg.com/gtsummary/" TargetMode="External"/><Relationship Id="rId838"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97"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35" Type="http://schemas.openxmlformats.org/officeDocument/2006/relationships/hyperlink" Target="https://www.medrxiv.org/" TargetMode="External"/><Relationship Id="rId806" Type="http://schemas.openxmlformats.org/officeDocument/2006/relationships/hyperlink" Target="https://www.nature.com/articles/d41586-021-03603-2" TargetMode="External"/><Relationship Id="rId795"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66" Type="http://schemas.openxmlformats.org/officeDocument/2006/relationships/hyperlink" Target="https://www.rstudio.com/wp-content/uploads/2015/02/data-wrangling-cheatsheet.pdf" TargetMode="External"/><Relationship Id="rId769" Type="http://schemas.openxmlformats.org/officeDocument/2006/relationships/hyperlink" Target="https://www.rstudio.com/wp-content/uploads/2015/02/rmarkdown-cheatsheet.pdf" TargetMode="External"/><Relationship Id="rId767" Type="http://schemas.openxmlformats.org/officeDocument/2006/relationships/hyperlink" Target="https://www.rstudio.com/wp-content/uploads/2015/03/ggplot2-cheatsheet.pdf" TargetMode="External"/><Relationship Id="rId787"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804" Type="http://schemas.openxmlformats.org/officeDocument/2006/relationships/hyperlink" Target="https://www.training.nih.gov/career-services/" TargetMode="External"/><Relationship Id="rId807" Type="http://schemas.openxmlformats.org/officeDocument/2006/relationships/hyperlink" Target="https://www.youtube.com/watch?v=1RwJbhkCA58" TargetMode="External"/><Relationship Id="rId788" Type="http://schemas.openxmlformats.org/officeDocument/2006/relationships/hyperlink" Target="https://www.youtube.com/watch?v=1RwJbhkCA58&amp;t=1171s" TargetMode="External"/><Relationship Id="rId876"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81"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0" Type="http://schemas.openxmlformats.org/officeDocument/2006/relationships/hyperlink" Target="github.com" TargetMode="External"/><Relationship Id="rId771" Type="http://schemas.openxmlformats.org/officeDocument/2006/relationships/hyperlink" Target="http://adv-r.had.co.nz/Style.html" TargetMode="External"/><Relationship Id="rId809" Type="http://schemas.openxmlformats.org/officeDocument/2006/relationships/hyperlink" Target="http://colorbrewer2.org/" TargetMode="External"/><Relationship Id="rId867" Type="http://schemas.openxmlformats.org/officeDocument/2006/relationships/hyperlink" Target="http://creativecommons.org/licenses/by-nc/4.0/" TargetMode="External"/><Relationship Id="rId316" Type="http://schemas.openxmlformats.org/officeDocument/2006/relationships/hyperlink" Target="http://styler.r-lib.org/articles/customizing_styler.html" TargetMode="External"/><Relationship Id="rId75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479" Type="http://schemas.openxmlformats.org/officeDocument/2006/relationships/hyperlink" Target="https://about.codecov.io" TargetMode="External"/><Relationship Id="rId919" Type="http://schemas.openxmlformats.org/officeDocument/2006/relationships/hyperlink" Target="https://adv-r.hadley.nz/" TargetMode="External"/><Relationship Id="rId230" Type="http://schemas.openxmlformats.org/officeDocument/2006/relationships/hyperlink" Target="https://adv-r.hadley.nz/evaluation.html" TargetMode="External"/><Relationship Id="rId112" Type="http://schemas.openxmlformats.org/officeDocument/2006/relationships/hyperlink" Target="https://adv-r.hadley.nz/perf-improve.html" TargetMode="External"/><Relationship Id="rId111" Type="http://schemas.openxmlformats.org/officeDocument/2006/relationships/hyperlink" Target="https://adv-r.hadley.nz/perf-measure.html" TargetMode="External"/><Relationship Id="rId77" Type="http://schemas.openxmlformats.org/officeDocument/2006/relationships/hyperlink" Target="https://altdoc.etiennebacher.com/" TargetMode="External"/><Relationship Id="rId113" Type="http://schemas.openxmlformats.org/officeDocument/2006/relationships/hyperlink" Target="https://bench.r-lib.org/" TargetMode="External"/><Relationship Id="rId235" Type="http://schemas.openxmlformats.org/officeDocument/2006/relationships/hyperlink" Target="https://blog.rstudio.com/2016/03/29/feather/" TargetMode="External"/><Relationship Id="rId158" Type="http://schemas.openxmlformats.org/officeDocument/2006/relationships/hyperlink" Target="https://blog.rstudio.com/2020/12/02/rstudio-v1-4-preview-little-things/" TargetMode="External"/><Relationship Id="rId707" Type="http://schemas.openxmlformats.org/officeDocument/2006/relationships/hyperlink" Target="https://chatgpt.com/codex/" TargetMode="External"/><Relationship Id="rId298" Type="http://schemas.openxmlformats.org/officeDocument/2006/relationships/hyperlink" Target="https://cli.r-lib.org/" TargetMode="External"/><Relationship Id="rId34" Type="http://schemas.openxmlformats.org/officeDocument/2006/relationships/hyperlink" Target="https://code-review.tidyverse.org/" TargetMode="External"/><Relationship Id="rId700" Type="http://schemas.openxmlformats.org/officeDocument/2006/relationships/hyperlink" Target="https://continue.dev" TargetMode="External"/><Relationship Id="rId843" Type="http://schemas.openxmlformats.org/officeDocument/2006/relationships/hyperlink" Target="https://cran.r-project.org/package=flexlsx" TargetMode="External"/><Relationship Id="rId324" Type="http://schemas.openxmlformats.org/officeDocument/2006/relationships/hyperlink" Target="https://cran.r-project.org/web/packages/lintr/readme/README.html#available-linters" TargetMode="External"/><Relationship Id="rId327"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386" Type="http://schemas.openxmlformats.org/officeDocument/2006/relationships/hyperlink" Target="https://d-morrison.github.io/rme/" TargetMode="External"/><Relationship Id="rId871" Type="http://schemas.openxmlformats.org/officeDocument/2006/relationships/hyperlink" Target="https://datadryad.org/" TargetMode="External"/><Relationship Id="rId842" Type="http://schemas.openxmlformats.org/officeDocument/2006/relationships/hyperlink" Target="https://davidgohel.github.io/flextable/" TargetMode="External"/><Relationship Id="rId924" Type="http://schemas.openxmlformats.org/officeDocument/2006/relationships/hyperlink" Target="https://design.tidyverse.org/" TargetMode="External"/><Relationship Id="rId282" Type="http://schemas.openxmlformats.org/officeDocument/2006/relationships/hyperlink" Target="https://design.tidyverse.org/important-args-first.html" TargetMode="External"/><Relationship Id="rId879" Type="http://schemas.openxmlformats.org/officeDocument/2006/relationships/hyperlink" Target="https://desktop.github.com/" TargetMode="External"/><Relationship Id="rId714" Type="http://schemas.openxmlformats.org/officeDocument/2006/relationships/hyperlink" Target="https://developers.openai.com/api/docs/quickstart" TargetMode="External"/><Relationship Id="rId708" Type="http://schemas.openxmlformats.org/officeDocument/2006/relationships/hyperlink" Target="https://developers.openai.com/codex/quickstart" TargetMode="External"/><Relationship Id="rId90" Type="http://schemas.openxmlformats.org/officeDocument/2006/relationships/hyperlink" Target="https://devtools.r-lib.org/" TargetMode="External"/><Relationship Id="rId507" Type="http://schemas.openxmlformats.org/officeDocument/2006/relationships/hyperlink" Target="https://docs.github.com/en/actions" TargetMode="External"/><Relationship Id="rId653" Type="http://schemas.openxmlformats.org/officeDocument/2006/relationships/hyperlink" Target="https://docs.github.com/en/copilot/how-tos/use-copilot-agents/coding-agent" TargetMode="External"/><Relationship Id="rId724" Type="http://schemas.openxmlformats.org/officeDocument/2006/relationships/hyperlink" Target="https://docs.github.com/en/copilot/how-tos/use-copilot-agents/coding-agent/customize-the-agent-environment" TargetMode="External"/><Relationship Id="rId735" Type="http://schemas.openxmlformats.org/officeDocument/2006/relationships/hyperlink" Target="https://docs.github.com/en/copilot/how-tos/use-copilot-agents/coding-agent/customize-the-agent-environment#preinstalling-tools-or-dependencies-in-copilots-environment" TargetMode="External"/><Relationship Id="rId680" Type="http://schemas.openxmlformats.org/officeDocument/2006/relationships/hyperlink" Target="https://docs.github.com/en/copilot/how-tos/use-copilot-agents/coding-agent/customize-the-agent-firewall" TargetMode="External"/><Relationship Id="rId678" Type="http://schemas.openxmlformats.org/officeDocument/2006/relationships/hyperlink" Target="https://docs.github.com/en/copilot/reference/copilot-allowlist-reference" TargetMode="External"/><Relationship Id="rId556" Type="http://schemas.openxmlformats.org/officeDocument/2006/relationships/hyperlink" Target="https://docs.github.com/en/enterprise/2.13/user/articles/creating-releases" TargetMode="External"/><Relationship Id="rId471" Type="http://schemas.openxmlformats.org/officeDocument/2006/relationships/hyperlink" Target="https://docs.github.com/en/repositories/working-with-files/managing-files/customizing-how-changed-files-appear-on-github" TargetMode="External"/><Relationship Id="rId791" Type="http://schemas.openxmlformats.org/officeDocument/2006/relationships/hyperlink" Target="https://docs.google.com/document/d/1ckgRCcr7FFPyymyMA6Y_-cB_vftOyrrxT28c6gRg0PI/edit" TargetMode="External"/><Relationship Id="rId891" Type="http://schemas.openxmlformats.org/officeDocument/2006/relationships/hyperlink" Target="https://doi.org/10.1038/467775a" TargetMode="External"/><Relationship Id="rId895" Type="http://schemas.openxmlformats.org/officeDocument/2006/relationships/hyperlink" Target="https://doi.org/10.1038/526182a" TargetMode="External"/><Relationship Id="rId908" Type="http://schemas.openxmlformats.org/officeDocument/2006/relationships/hyperlink" Target="https://doi.org/10.1038/d41586-019-00067-3" TargetMode="External"/><Relationship Id="rId853" Type="http://schemas.openxmlformats.org/officeDocument/2006/relationships/hyperlink" Target="https://doi.org/10.1038/d41586-019-01431-z" TargetMode="External"/><Relationship Id="rId904" Type="http://schemas.openxmlformats.org/officeDocument/2006/relationships/hyperlink" Target="https://doi.org/10.1038/d41586-019-02918-5" TargetMode="External"/><Relationship Id="rId915" Type="http://schemas.openxmlformats.org/officeDocument/2006/relationships/hyperlink" Target="https://doi.org/10.1038/d41586-021-03603-2" TargetMode="External"/><Relationship Id="rId865" Type="http://schemas.openxmlformats.org/officeDocument/2006/relationships/hyperlink" Target="https://doi.org/10.1038/s41467-020-19160-7" TargetMode="External"/><Relationship Id="rId893" Type="http://schemas.openxmlformats.org/officeDocument/2006/relationships/hyperlink" Target="https://doi.org/10.1038/s41562-016-0021" TargetMode="External"/><Relationship Id="rId902" Type="http://schemas.openxmlformats.org/officeDocument/2006/relationships/hyperlink" Target="https://doi.org/10.1371/journal.pcbi.1003833" TargetMode="External"/><Relationship Id="rId849" Type="http://schemas.openxmlformats.org/officeDocument/2006/relationships/hyperlink" Target="https://doi.org/10.1371/journal.pgph.0002269" TargetMode="External"/><Relationship Id="rId207" Type="http://schemas.openxmlformats.org/officeDocument/2006/relationships/hyperlink" Target="https://dplyr.tidyverse.org/" TargetMode="External"/><Relationship Id="rId228" Type="http://schemas.openxmlformats.org/officeDocument/2006/relationships/hyperlink" Target="https://dplyr.tidyverse.org/articles/in-packages.html" TargetMode="External"/><Relationship Id="rId227" Type="http://schemas.openxmlformats.org/officeDocument/2006/relationships/hyperlink" Target="https://dplyr.tidyverse.org/articles/programming.html" TargetMode="External"/><Relationship Id="rId202" Type="http://schemas.openxmlformats.org/officeDocument/2006/relationships/hyperlink" Target="https://dtplyr.tidyverse.org/" TargetMode="External"/><Relationship Id="rId503" Type="http://schemas.openxmlformats.org/officeDocument/2006/relationships/hyperlink" Target="https://eddelbuettel.github.io/r2u/" TargetMode="External"/><Relationship Id="rId430" Type="http://schemas.openxmlformats.org/officeDocument/2006/relationships/hyperlink" Target="https://education.github.com/" TargetMode="External"/><Relationship Id="rId431" Type="http://schemas.openxmlformats.org/officeDocument/2006/relationships/hyperlink" Target="https://education.github.com/pack" TargetMode="External"/><Relationship Id="rId432" Type="http://schemas.openxmlformats.org/officeDocument/2006/relationships/hyperlink" Target="https://education.github.com/teachers" TargetMode="External"/><Relationship Id="rId150" Type="http://schemas.openxmlformats.org/officeDocument/2006/relationships/hyperlink" Target="https://ellipsis.r-lib.org/" TargetMode="External"/><Relationship Id="rId847" Type="http://schemas.openxmlformats.org/officeDocument/2006/relationships/hyperlink" Target="https://en.wikipedia.org/wiki/2001:_A_Space_Odyssey_(film)" TargetMode="External"/><Relationship Id="rId599" Type="http://schemas.openxmlformats.org/officeDocument/2006/relationships/hyperlink" Target="https://en.wikipedia.org/wiki/AI-assisted_software_development" TargetMode="External"/><Relationship Id="rId616" Type="http://schemas.openxmlformats.org/officeDocument/2006/relationships/hyperlink" Target="https://en.wikipedia.org/wiki/AI_agent" TargetMode="External"/><Relationship Id="rId669" Type="http://schemas.openxmlformats.org/officeDocument/2006/relationships/hyperlink" Target="https://en.wikipedia.org/wiki/Agent_(The_Matrix)" TargetMode="External"/><Relationship Id="rId855" Type="http://schemas.openxmlformats.org/officeDocument/2006/relationships/hyperlink" Target="https://en.wikipedia.org/wiki/Battlestar_Galactica_(2004_TV_series)" TargetMode="External"/><Relationship Id="rId858" Type="http://schemas.openxmlformats.org/officeDocument/2006/relationships/hyperlink" Target="https://en.wikipedia.org/wiki/Blade_Runner" TargetMode="External"/><Relationship Id="rId179" Type="http://schemas.openxmlformats.org/officeDocument/2006/relationships/hyperlink" Target="https://en.wikipedia.org/wiki/Code_refactoring" TargetMode="External"/><Relationship Id="rId709" Type="http://schemas.openxmlformats.org/officeDocument/2006/relationships/hyperlink" Target="https://en.wikipedia.org/wiki/Codex_(AI_agent)" TargetMode="External"/><Relationship Id="rId186" Type="http://schemas.openxmlformats.org/officeDocument/2006/relationships/hyperlink" Target="https://en.wikipedia.org/wiki/Cyclomatic_complexity" TargetMode="External"/><Relationship Id="rId178" Type="http://schemas.openxmlformats.org/officeDocument/2006/relationships/hyperlink" Target="https://en.wikipedia.org/wiki/Decomposition_(computer_science)" TargetMode="External"/><Relationship Id="rId819" Type="http://schemas.openxmlformats.org/officeDocument/2006/relationships/hyperlink" Target="https://en.wikipedia.org/wiki/Doctor_of_Philosophy#History" TargetMode="External"/><Relationship Id="rId863" Type="http://schemas.openxmlformats.org/officeDocument/2006/relationships/hyperlink" Target="https://en.wikipedia.org/wiki/Ender%27s_Game" TargetMode="External"/><Relationship Id="rId180" Type="http://schemas.openxmlformats.org/officeDocument/2006/relationships/hyperlink" Target="https://en.wikipedia.org/wiki/Functional_decomposition" TargetMode="External"/><Relationship Id="rId214" Type="http://schemas.openxmlformats.org/officeDocument/2006/relationships/hyperlink" Target="https://en.wikipedia.org/wiki/Functional_programming" TargetMode="External"/><Relationship Id="rId833" Type="http://schemas.openxmlformats.org/officeDocument/2006/relationships/hyperlink" Target="https://en.wikipedia.org/wiki/Implicature" TargetMode="External"/><Relationship Id="rId618" Type="http://schemas.openxmlformats.org/officeDocument/2006/relationships/hyperlink" Target="https://en.wikipedia.org/wiki/Intelligent_agent" TargetMode="External"/><Relationship Id="rId820" Type="http://schemas.openxmlformats.org/officeDocument/2006/relationships/hyperlink" Target="https://en.wikipedia.org/wiki/Masterpiece#History" TargetMode="External"/><Relationship Id="rId881" Type="http://schemas.openxmlformats.org/officeDocument/2006/relationships/hyperlink" Target="https://en.wikipedia.org/wiki/Organizations_of_the_Dune_universe#Thinking_machines" TargetMode="External"/><Relationship Id="rId619" Type="http://schemas.openxmlformats.org/officeDocument/2006/relationships/hyperlink" Target="https://en.wikipedia.org/wiki/Technological_singularity" TargetMode="External"/><Relationship Id="rId910" Type="http://schemas.openxmlformats.org/officeDocument/2006/relationships/hyperlink" Target="https://en.wikipedia.org/wiki/Terminator_3:_Rise_of_the_Machines" TargetMode="External"/><Relationship Id="rId912" Type="http://schemas.openxmlformats.org/officeDocument/2006/relationships/hyperlink" Target="https://en.wikipedia.org/wiki/The_Matrix" TargetMode="External"/><Relationship Id="rId818" Type="http://schemas.openxmlformats.org/officeDocument/2006/relationships/hyperlink" Target="https://en.wikipedia.org/wiki/Thesis" TargetMode="External"/><Relationship Id="rId365" Type="http://schemas.openxmlformats.org/officeDocument/2006/relationships/hyperlink" Target="https://en.wikipedia.org/wiki/WYSIWYM" TargetMode="External"/><Relationship Id="rId917" Type="http://schemas.openxmlformats.org/officeDocument/2006/relationships/hyperlink" Target="https://en.wikipedia.org/wiki/WarGames" TargetMode="External"/><Relationship Id="rId832" Type="http://schemas.openxmlformats.org/officeDocument/2006/relationships/hyperlink" Target="https://en.wikipedia.org/wiki/Yes,_and_..." TargetMode="External"/><Relationship Id="rId874" Type="http://schemas.openxmlformats.org/officeDocument/2006/relationships/hyperlink" Target="https://engineering-shiny.org/" TargetMode="External"/><Relationship Id="rId220" Type="http://schemas.openxmlformats.org/officeDocument/2006/relationships/hyperlink" Target="https://forcats.tidyverse.org/" TargetMode="External"/><Relationship Id="rId129" Type="http://schemas.openxmlformats.org/officeDocument/2006/relationships/hyperlink" Target="https://furrr.futureverse.org/" TargetMode="External"/><Relationship Id="rId205" Type="http://schemas.openxmlformats.org/officeDocument/2006/relationships/hyperlink" Target="https://ggplot2.tidyverse.org/" TargetMode="External"/><Relationship Id="rId758" Type="http://schemas.openxmlformats.org/officeDocument/2006/relationships/hyperlink" Target="https://github.com/IndrajeetPatil/awesome-r-pkgtools" TargetMode="External"/><Relationship Id="rId379" Type="http://schemas.openxmlformats.org/officeDocument/2006/relationships/hyperlink" Target="https://github.com/UCD-SERG/lab-manual" TargetMode="External"/><Relationship Id="rId283" Type="http://schemas.openxmlformats.org/officeDocument/2006/relationships/hyperlink" Target="https://github.com/UCD-SERG/lab-manual/blob/main/.lintr.R" TargetMode="External"/><Relationship Id="rId610" Type="http://schemas.openxmlformats.org/officeDocument/2006/relationships/hyperlink" Target="https://github.com/UCD-SERG/lab-manual/issues/112" TargetMode="External"/><Relationship Id="rId645" Type="http://schemas.openxmlformats.org/officeDocument/2006/relationships/hyperlink" Target="https://github.com/UCD-SERG/lab-manual/issues/42" TargetMode="External"/><Relationship Id="rId611" Type="http://schemas.openxmlformats.org/officeDocument/2006/relationships/hyperlink" Target="https://github.com/UCD-SERG/lab-manual/pull/145" TargetMode="External"/><Relationship Id="rId646" Type="http://schemas.openxmlformats.org/officeDocument/2006/relationships/hyperlink" Target="https://github.com/UCD-SERG/lab-manual/pull/50" TargetMode="External"/><Relationship Id="rId252" Type="http://schemas.openxmlformats.org/officeDocument/2006/relationships/hyperlink" Target="https://github.com/UCD-SERG/lab-manual/pulls/review-requested/YOUR-USERNAME" TargetMode="External"/><Relationship Id="rId372" Type="http://schemas.openxmlformats.org/officeDocument/2006/relationships/hyperlink" Target="https://github.com/UCD-SERG/qbt" TargetMode="External"/><Relationship Id="rId88" Type="http://schemas.openxmlformats.org/officeDocument/2006/relationships/hyperlink" Target="https://github.com/UCD-SERG/rpt" TargetMode="External"/><Relationship Id="rId175" Type="http://schemas.openxmlformats.org/officeDocument/2006/relationships/hyperlink" Target="https://github.com/UCD-SERG/rpt/pull/100" TargetMode="External"/><Relationship Id="rId409" Type="http://schemas.openxmlformats.org/officeDocument/2006/relationships/hyperlink" Target="https://github.com/UCD-SERG/rpt/pull/70" TargetMode="External"/><Relationship Id="rId176" Type="http://schemas.openxmlformats.org/officeDocument/2006/relationships/hyperlink" Target="https://github.com/UCD-SERG/shigella/pull/11" TargetMode="External"/><Relationship Id="rId723" Type="http://schemas.openxmlformats.org/officeDocument/2006/relationships/hyperlink" Target="https://github.com/actions/checkout" TargetMode="External"/><Relationship Id="rId373" Type="http://schemas.openxmlformats.org/officeDocument/2006/relationships/hyperlink" Target="https://github.com/coatless-tutorials/quarto-book-template" TargetMode="External"/><Relationship Id="rId784" Type="http://schemas.openxmlformats.org/officeDocument/2006/relationships/hyperlink" Target="https://github.com/d-morrison/psw" TargetMode="External"/><Relationship Id="rId391" Type="http://schemas.openxmlformats.org/officeDocument/2006/relationships/hyperlink" Target="https://github.com/d-morrison/rme" TargetMode="External"/><Relationship Id="rId374" Type="http://schemas.openxmlformats.org/officeDocument/2006/relationships/hyperlink" Target="https://github.com/d-rug/datalab_template_quarto" TargetMode="External"/><Relationship Id="rId504" Type="http://schemas.openxmlformats.org/officeDocument/2006/relationships/hyperlink" Target="https://github.com/eddelbuettel/github-actions/tree/master/r2u-setup" TargetMode="External"/><Relationship Id="rId82" Type="http://schemas.openxmlformats.org/officeDocument/2006/relationships/hyperlink" Target="https://github.com/edgararuiz/ecodown" TargetMode="External"/><Relationship Id="rId476" Type="http://schemas.openxmlformats.org/officeDocument/2006/relationships/hyperlink" Target="https://github.com/features/actions" TargetMode="External"/><Relationship Id="rId615" Type="http://schemas.openxmlformats.org/officeDocument/2006/relationships/hyperlink" Target="https://github.com/features/copilot/agents" TargetMode="External"/><Relationship Id="rId734" Type="http://schemas.openxmlformats.org/officeDocument/2006/relationships/hyperlink" Target="https://github.com/features/copilot/plans" TargetMode="External"/><Relationship Id="rId462" Type="http://schemas.openxmlformats.org/officeDocument/2006/relationships/hyperlink" Target="https://github.com/github-linguist/linguist/" TargetMode="External"/><Relationship Id="rId472" Type="http://schemas.openxmlformats.org/officeDocument/2006/relationships/hyperlink" Target="https://github.com/github-linguist/linguist/blob/main/docs/overrides.md" TargetMode="External"/><Relationship Id="rId470" Type="http://schemas.openxmlformats.org/officeDocument/2006/relationships/hyperlink" Target="https://github.com/github-linguist/linguist/blob/main/docs/overrides.md#detectable" TargetMode="External"/><Relationship Id="rId469" Type="http://schemas.openxmlformats.org/officeDocument/2006/relationships/hyperlink" Target="https://github.com/github-linguist/linguist/blob/main/docs/overrides.md#documentation" TargetMode="External"/><Relationship Id="rId463" Type="http://schemas.openxmlformats.org/officeDocument/2006/relationships/hyperlink" Target="https://github.com/github-linguist/linguist/blob/main/docs/overrides.md#generated-code" TargetMode="External"/><Relationship Id="rId466" Type="http://schemas.openxmlformats.org/officeDocument/2006/relationships/hyperlink" Target="https://github.com/github-linguist/linguist/blob/main/docs/overrides.md#using-gitattributes" TargetMode="External"/><Relationship Id="rId468" Type="http://schemas.openxmlformats.org/officeDocument/2006/relationships/hyperlink" Target="https://github.com/github-linguist/linguist/blob/main/docs/overrides.md#vendored-code" TargetMode="External"/><Relationship Id="rId459" Type="http://schemas.openxmlformats.org/officeDocument/2006/relationships/hyperlink" Target="https://github.com/github/gitignore/blob/master/R.gitignore" TargetMode="External"/><Relationship Id="rId492" Type="http://schemas.openxmlformats.org/officeDocument/2006/relationships/hyperlink" Target="https://github.com/hasura/comment-progress" TargetMode="External"/><Relationship Id="rId188" Type="http://schemas.openxmlformats.org/officeDocument/2006/relationships/hyperlink" Target="https://github.com/jennybc/here_here" TargetMode="External"/><Relationship Id="rId198" Type="http://schemas.openxmlformats.org/officeDocument/2006/relationships/hyperlink" Target="https://github.com/karthik/rdrop2" TargetMode="External"/><Relationship Id="rId162" Type="http://schemas.openxmlformats.org/officeDocument/2006/relationships/hyperlink" Target="https://github.com/kmishra9/Flu-Absenteeism/blob/master/Master's%20Thesis%20-%20Spatial%20Epidemiology%20of%20Influenza/1b%20-%20Map-Management.R" TargetMode="External"/><Relationship Id="rId102" Type="http://schemas.openxmlformats.org/officeDocument/2006/relationships/hyperlink" Target="https://github.com/kmishra9/Flu-Absenteeism/blob/master/Master's%20Thesis%20-%20Spatial%20Epidemiology%20of%20Influenza/2a%20-%20Statistical-Inputs.R" TargetMode="External"/><Relationship Id="rId120" Type="http://schemas.openxmlformats.org/officeDocument/2006/relationships/hyperlink" Target="https://github.com/lorenzwalthert/touchstone" TargetMode="External"/><Relationship Id="rId491" Type="http://schemas.openxmlformats.org/officeDocument/2006/relationships/hyperlink" Target="https://github.com/marocchino/sticky-pull-request-comment" TargetMode="External"/><Relationship Id="rId823" Type="http://schemas.openxmlformats.org/officeDocument/2006/relationships/hyperlink" Target="https://github.com/nmfs-opensci/quarto-thesis" TargetMode="External"/><Relationship Id="rId698" Type="http://schemas.openxmlformats.org/officeDocument/2006/relationships/hyperlink" Target="https://github.com/ollama/ollama/blob/main/docs/openai.md" TargetMode="External"/><Relationship Id="rId694" Type="http://schemas.openxmlformats.org/officeDocument/2006/relationships/hyperlink" Target="https://github.com/ollama/ollama/releases" TargetMode="External"/><Relationship Id="rId651" Type="http://schemas.openxmlformats.org/officeDocument/2006/relationships/hyperlink" Target="https://github.com/orgs/community/discussions/162826" TargetMode="External"/><Relationship Id="rId652" Type="http://schemas.openxmlformats.org/officeDocument/2006/relationships/hyperlink" Target="https://github.com/orgs/community/discussions/183966" TargetMode="External"/><Relationship Id="rId83" Type="http://schemas.openxmlformats.org/officeDocument/2006/relationships/hyperlink" Target="https://github.com/orgs/quarto-dev/discussions/1591" TargetMode="External"/><Relationship Id="rId412" Type="http://schemas.openxmlformats.org/officeDocument/2006/relationships/hyperlink" Target="https://github.com/orgs/quarto-dev/discussions/6085" TargetMode="External"/><Relationship Id="rId738" Type="http://schemas.openxmlformats.org/officeDocument/2006/relationships/hyperlink" Target="https://github.com/orgs/quarto-dev/discussions/6544" TargetMode="External"/><Relationship Id="rId80" Type="http://schemas.openxmlformats.org/officeDocument/2006/relationships/hyperlink" Target="https://github.com/pachadotdev/pkgsite" TargetMode="External"/><Relationship Id="rId251" Type="http://schemas.openxmlformats.org/officeDocument/2006/relationships/hyperlink" Target="https://github.com/pulls/review-requested" TargetMode="External"/><Relationship Id="rId739" Type="http://schemas.openxmlformats.org/officeDocument/2006/relationships/hyperlink" Target="https://github.com/quarto-dev/quarto-cli/issues/10587" TargetMode="External"/><Relationship Id="rId411" Type="http://schemas.openxmlformats.org/officeDocument/2006/relationships/hyperlink" Target="https://github.com/quarto-dev/quarto-cli/issues/3809" TargetMode="External"/><Relationship Id="rId421" Type="http://schemas.openxmlformats.org/officeDocument/2006/relationships/hyperlink" Target="https://github.com/quarto-dev/quarto-cli/issues/4894" TargetMode="External"/><Relationship Id="rId737" Type="http://schemas.openxmlformats.org/officeDocument/2006/relationships/hyperlink" Target="https://github.com/quarto-dev/quarto-cli/issues/6357" TargetMode="External"/><Relationship Id="rId420" Type="http://schemas.openxmlformats.org/officeDocument/2006/relationships/hyperlink" Target="https://github.com/quarto-dev/quarto-cli/issues?q=is%3Aopen+is%3Aissue+label%3Aepic" TargetMode="External"/><Relationship Id="rId196" Type="http://schemas.openxmlformats.org/officeDocument/2006/relationships/hyperlink" Target="https://github.com/r-box/boxr" TargetMode="External"/><Relationship Id="rId478" Type="http://schemas.openxmlformats.org/officeDocument/2006/relationships/hyperlink" Target="https://github.com/r-lib/actions" TargetMode="External"/><Relationship Id="rId508" Type="http://schemas.openxmlformats.org/officeDocument/2006/relationships/hyperlink" Target="https://github.com/r-lib/actions#where-to-find-help" TargetMode="External"/><Relationship Id="rId494" Type="http://schemas.openxmlformats.org/officeDocument/2006/relationships/hyperlink" Target="https://github.com/rossjrw/pr-preview-action" TargetMode="External"/><Relationship Id="rId495" Type="http://schemas.openxmlformats.org/officeDocument/2006/relationships/hyperlink" Target="https://github.com/rossjrw/pr-preview-action?tab=readme-ov-file#only-remove-previews-for-unmerged-prs" TargetMode="External"/><Relationship Id="rId439" Type="http://schemas.openxmlformats.org/officeDocument/2006/relationships/hyperlink" Target="https://github.com/settings/copilot/features" TargetMode="External"/><Relationship Id="rId775" Type="http://schemas.openxmlformats.org/officeDocument/2006/relationships/hyperlink" Target="https://github.com/skills/introduction-to-github" TargetMode="External"/><Relationship Id="rId493" Type="http://schemas.openxmlformats.org/officeDocument/2006/relationships/hyperlink" Target="https://github.com/thollander/actions-comment-pull-request" TargetMode="External"/><Relationship Id="rId563" Type="http://schemas.openxmlformats.org/officeDocument/2006/relationships/hyperlink" Target="https://github.com/ucdavisdatalab" TargetMode="External"/><Relationship Id="rId763" Type="http://schemas.openxmlformats.org/officeDocument/2006/relationships/hyperlink" Target="https://github.com/ucdavisdatalab/research-toolkits" TargetMode="External"/><Relationship Id="rId428" Type="http://schemas.openxmlformats.org/officeDocument/2006/relationships/hyperlink" Target="https://github.com/ucdavisdatalab/sandbox_git" TargetMode="External"/><Relationship Id="rId571" Type="http://schemas.openxmlformats.org/officeDocument/2006/relationships/hyperlink" Target="https://github.com/ucdavisdatalab/workshop_how-to-data-documentation" TargetMode="External"/><Relationship Id="rId778" Type="http://schemas.openxmlformats.org/officeDocument/2006/relationships/hyperlink" Target="https://github.com/ucdavisdatalab/workshop_nlp_with_python" TargetMode="External"/><Relationship Id="rId777" Type="http://schemas.openxmlformats.org/officeDocument/2006/relationships/hyperlink" Target="https://github.com/ucdavisdatalab/workshop_python_basics" TargetMode="External"/><Relationship Id="rId762"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280" Type="http://schemas.openxmlformats.org/officeDocument/2006/relationships/hyperlink" Target="https://google.github.io/styleguide/Rguide.html" TargetMode="External"/><Relationship Id="rId285" Type="http://schemas.openxmlformats.org/officeDocument/2006/relationships/hyperlink" Target="https://google.github.io/styleguide/Rguide.html#use-explicit-returns" TargetMode="External"/><Relationship Id="rId813" Type="http://schemas.openxmlformats.org/officeDocument/2006/relationships/hyperlink" Target="https://grants.nih.gov" TargetMode="External"/><Relationship Id="rId794" Type="http://schemas.openxmlformats.org/officeDocument/2006/relationships/hyperlink" Target="https://grantwriting.stanford.edu/resources/funding-train/" TargetMode="External"/><Relationship Id="rId860" Type="http://schemas.openxmlformats.org/officeDocument/2006/relationships/hyperlink" Target="https://happygitwithr.com/" TargetMode="External"/><Relationship Id="rId456" Type="http://schemas.openxmlformats.org/officeDocument/2006/relationships/hyperlink" Target="https://happygitwithr.com/repeated-amend.html" TargetMode="External"/><Relationship Id="rId449" Type="http://schemas.openxmlformats.org/officeDocument/2006/relationships/hyperlink" Target="https://help.github.com/en/github/collaborating-with-issues-and-pull-requests/creating-a-pull-request#creating-the-pull-request" TargetMode="External"/><Relationship Id="rId713" Type="http://schemas.openxmlformats.org/officeDocument/2006/relationships/hyperlink" Target="https://help.openai.com/en/articles/4936850-where-do-i-find-my-openai-api-key" TargetMode="External"/><Relationship Id="rId580" Type="http://schemas.openxmlformats.org/officeDocument/2006/relationships/hyperlink" Target="https://hpc.ucdavis.edu/" TargetMode="External"/><Relationship Id="rId801" Type="http://schemas.openxmlformats.org/officeDocument/2006/relationships/hyperlink" Target="https://jadebc.github.io/lab-manual/" TargetMode="External"/><Relationship Id="rId747" Type="http://schemas.openxmlformats.org/officeDocument/2006/relationships/hyperlink" Target="https://jadebc.github.io/lab-manual/checklists.html" TargetMode="External"/><Relationship Id="rId544" Type="http://schemas.openxmlformats.org/officeDocument/2006/relationships/hyperlink" Target="https://jadebc.github.io/lab-manual/code-publication.html" TargetMode="External"/><Relationship Id="rId54" Type="http://schemas.openxmlformats.org/officeDocument/2006/relationships/hyperlink" Target="https://jadebc.github.io/lab-manual/code-repositories.html" TargetMode="External"/><Relationship Id="rId71" Type="http://schemas.openxmlformats.org/officeDocument/2006/relationships/hyperlink" Target="https://jadebc.github.io/lab-manual/coding-practices.html" TargetMode="External"/><Relationship Id="rId279" Type="http://schemas.openxmlformats.org/officeDocument/2006/relationships/hyperlink" Target="https://jadebc.github.io/lab-manual/coding-style.html" TargetMode="External"/><Relationship Id="rId23" Type="http://schemas.openxmlformats.org/officeDocument/2006/relationships/hyperlink" Target="https://jadebc.github.io/lab-manual/communication-and-coordination.html" TargetMode="External"/><Relationship Id="rId14" Type="http://schemas.openxmlformats.org/officeDocument/2006/relationships/hyperlink" Target="https://jadebc.github.io/lab-manual/culture-and-conduct.html" TargetMode="External"/><Relationship Id="rId345" Type="http://schemas.openxmlformats.org/officeDocument/2006/relationships/hyperlink" Target="https://jadebc.github.io/lab-manual/data-masking.html" TargetMode="External"/><Relationship Id="rId426" Type="http://schemas.openxmlformats.org/officeDocument/2006/relationships/hyperlink" Target="https://jadebc.github.io/lab-manual/github.html" TargetMode="External"/><Relationship Id="rId9" Type="http://schemas.openxmlformats.org/officeDocument/2006/relationships/hyperlink" Target="https://jadebc.github.io/lab-manual/index.html" TargetMode="External"/><Relationship Id="rId37" Type="http://schemas.openxmlformats.org/officeDocument/2006/relationships/hyperlink" Target="https://jadebc.github.io/lab-manual/reproducibility.html" TargetMode="External"/><Relationship Id="rId534" Type="http://schemas.openxmlformats.org/officeDocument/2006/relationships/hyperlink" Target="https://jadebc.github.io/lab-manual/reproducible-environments.html" TargetMode="External"/><Relationship Id="rId757" Type="http://schemas.openxmlformats.org/officeDocument/2006/relationships/hyperlink" Target="https://jadebc.github.io/lab-manual/resources.html" TargetMode="External"/><Relationship Id="rId579" Type="http://schemas.openxmlformats.org/officeDocument/2006/relationships/hyperlink" Target="https://jadebc.github.io/lab-manual/slurm.html" TargetMode="External"/><Relationship Id="rId511" Type="http://schemas.openxmlformats.org/officeDocument/2006/relationships/hyperlink" Target="https://jadebc.github.io/lab-manual/unix.html" TargetMode="External"/><Relationship Id="rId339" Type="http://schemas.openxmlformats.org/officeDocument/2006/relationships/hyperlink" Target="https://jadebc.github.io/lab-manual/working-with-big-data.html" TargetMode="External"/><Relationship Id="rId751" Type="http://schemas.openxmlformats.org/officeDocument/2006/relationships/hyperlink" Target="https://journals.lww.com/epidem/Fulltext/2001/05000/The_Value_of_P.2.aspx" TargetMode="External"/><Relationship Id="rId811" Type="http://schemas.openxmlformats.org/officeDocument/2006/relationships/hyperlink" Target="https://journals.plos.org/ploscompbiol/article?id=10.1371/journal.pcbi.1003833" TargetMode="External"/><Relationship Id="rId869" Type="http://schemas.openxmlformats.org/officeDocument/2006/relationships/hyperlink" Target="https://journals.plos.org/plosone/s/authorship" TargetMode="External"/><Relationship Id="rId783" Type="http://schemas.openxmlformats.org/officeDocument/2006/relationships/hyperlink" Target="https://link.springer.com/book/10.1007/978-3-030-98175-4" TargetMode="External"/><Relationship Id="rId798" Type="http://schemas.openxmlformats.org/officeDocument/2006/relationships/hyperlink" Target="https://link.springer.com/book/9783031537929" TargetMode="External"/><Relationship Id="rId323" Type="http://schemas.openxmlformats.org/officeDocument/2006/relationships/hyperlink" Target="https://lintr.r-lib.org/" TargetMode="External"/><Relationship Id="rId222" Type="http://schemas.openxmlformats.org/officeDocument/2006/relationships/hyperlink" Target="https://lubridate.tidyverse.org/" TargetMode="External"/><Relationship Id="rId921" Type="http://schemas.openxmlformats.org/officeDocument/2006/relationships/hyperlink" Target="https://mastering-shiny.org/" TargetMode="External"/><Relationship Id="rId810" Type="http://schemas.openxmlformats.org/officeDocument/2006/relationships/hyperlink" Target="https://medialab.github.io/iwanthue/" TargetMode="External"/><Relationship Id="rId754" Type="http://schemas.openxmlformats.org/officeDocument/2006/relationships/hyperlink" Target="https://medialab.github.io/iwanthue/?utm_source=Nature+Briefing&amp;utm_campaign=2c68711076-briefing-dy-20211006&amp;utm_medium=email&amp;utm_term=0_c9dfd39373-2c68711076-44335685" TargetMode="External"/><Relationship Id="rId529" Type="http://schemas.openxmlformats.org/officeDocument/2006/relationships/hyperlink" Target="https://medium.com/@jeongwhanchoi/install-tmux-on-osx-and-basics-commands-for-beginners-be22520fd95e" TargetMode="External"/><Relationship Id="rId886" Type="http://schemas.openxmlformats.org/officeDocument/2006/relationships/hyperlink" Target="https://mentors.fm/2019/08/13/think-and-write-with-leslie-lamport/" TargetMode="External"/><Relationship Id="rId403" Type="http://schemas.openxmlformats.org/officeDocument/2006/relationships/hyperlink" Target="https://mermaid.live/" TargetMode="External"/><Relationship Id="rId789" Type="http://schemas.openxmlformats.org/officeDocument/2006/relationships/hyperlink" Target="https://mitcommlab.mit.edu/be/2023/09/27/toward-an-evenbetterposter-improving-the-betterposter-template/" TargetMode="External"/><Relationship Id="rId803" Type="http://schemas.openxmlformats.org/officeDocument/2006/relationships/hyperlink" Target="https://myidp.sciencecareers.org/" TargetMode="External"/><Relationship Id="rId690" Type="http://schemas.openxmlformats.org/officeDocument/2006/relationships/hyperlink" Target="https://ollama.com" TargetMode="External"/><Relationship Id="rId695" Type="http://schemas.openxmlformats.org/officeDocument/2006/relationships/hyperlink" Target="https://ollama.com/download" TargetMode="External"/><Relationship Id="rId888" Type="http://schemas.openxmlformats.org/officeDocument/2006/relationships/hyperlink" Target="https://openreview.net/forum?id=BZ5a1r-kVsf" TargetMode="External"/><Relationship Id="rId897" Type="http://schemas.openxmlformats.org/officeDocument/2006/relationships/hyperlink" Target="https://osf.io/" TargetMode="External"/><Relationship Id="rId42" Type="http://schemas.openxmlformats.org/officeDocument/2006/relationships/hyperlink" Target="https://osf.io/tgbxr/" TargetMode="External"/><Relationship Id="rId76" Type="http://schemas.openxmlformats.org/officeDocument/2006/relationships/hyperlink" Target="https://pkgdown.r-lib.org/" TargetMode="External"/><Relationship Id="rId711" Type="http://schemas.openxmlformats.org/officeDocument/2006/relationships/hyperlink" Target="https://platform.openai.com/api-keys" TargetMode="External"/><Relationship Id="rId883" Type="http://schemas.openxmlformats.org/officeDocument/2006/relationships/hyperlink" Target="https://plos.org/resource/how-to-store-and-manage-your-data/" TargetMode="External"/><Relationship Id="rId697" Type="http://schemas.openxmlformats.org/officeDocument/2006/relationships/hyperlink" Target="https://positron.posit.co" TargetMode="External"/><Relationship Id="rId712" Type="http://schemas.openxmlformats.org/officeDocument/2006/relationships/hyperlink" Target="https://positron.posit.co/assistant-getting-started.html" TargetMode="External"/><Relationship Id="rId570" Type="http://schemas.openxmlformats.org/officeDocument/2006/relationships/hyperlink" Target="https://proctor-ucsf.github.io/dcc-handbook/datawrangling.html#documenting-datasets" TargetMode="External"/><Relationship Id="rId114" Type="http://schemas.openxmlformats.org/officeDocument/2006/relationships/hyperlink" Target="https://profvis.r-lib.org/" TargetMode="External"/><Relationship Id="rId128" Type="http://schemas.openxmlformats.org/officeDocument/2006/relationships/hyperlink" Target="https://purrr.tidyverse.org/" TargetMode="External"/><Relationship Id="rId356" Type="http://schemas.openxmlformats.org/officeDocument/2006/relationships/hyperlink" Target="https://quarto.org/" TargetMode="External"/><Relationship Id="rId394" Type="http://schemas.openxmlformats.org/officeDocument/2006/relationships/hyperlink" Target="https://quarto.org/docs/authoring/cross-references.html" TargetMode="External"/><Relationship Id="rId413" Type="http://schemas.openxmlformats.org/officeDocument/2006/relationships/hyperlink" Target="https://quarto.org/docs/authoring/diagrams.html" TargetMode="External"/><Relationship Id="rId396" Type="http://schemas.openxmlformats.org/officeDocument/2006/relationships/hyperlink" Target="https://quarto.org/docs/authoring/includes.html" TargetMode="External"/><Relationship Id="rId381" Type="http://schemas.openxmlformats.org/officeDocument/2006/relationships/hyperlink" Target="https://quarto.org/docs/books/" TargetMode="External"/><Relationship Id="rId359" Type="http://schemas.openxmlformats.org/officeDocument/2006/relationships/hyperlink" Target="https://quarto.org/docs/get-started/" TargetMode="External"/><Relationship Id="rId360" Type="http://schemas.openxmlformats.org/officeDocument/2006/relationships/hyperlink" Target="https://quarto.org/docs/guide/" TargetMode="External"/><Relationship Id="rId78" Type="http://schemas.openxmlformats.org/officeDocument/2006/relationships/hyperlink" Target="https://quarto.org/docs/output-formats/html-multi-format.html" TargetMode="External"/><Relationship Id="rId390" Type="http://schemas.openxmlformats.org/officeDocument/2006/relationships/hyperlink" Target="https://quarto.org/docs/projects/profiles.html" TargetMode="External"/><Relationship Id="rId382" Type="http://schemas.openxmlformats.org/officeDocument/2006/relationships/hyperlink" Target="https://quarto.org/docs/publishing/" TargetMode="External"/><Relationship Id="rId195" Type="http://schemas.openxmlformats.org/officeDocument/2006/relationships/hyperlink" Target="https://r-box.github.io/boxr/articles/boxr-app-interactive.html#create" TargetMode="External"/><Relationship Id="rId926" Type="http://schemas.openxmlformats.org/officeDocument/2006/relationships/hyperlink" Target="https://r-pkgs.org/" TargetMode="External"/><Relationship Id="rId300" Type="http://schemas.openxmlformats.org/officeDocument/2006/relationships/hyperlink" Target="https://r-pkgs.org/code.html#sec-code-r-landscape" TargetMode="External"/><Relationship Id="rId137" Type="http://schemas.openxmlformats.org/officeDocument/2006/relationships/hyperlink" Target="https://r-pkgs.org/lifecycle.html#sec-lifecycle-version-number" TargetMode="External"/><Relationship Id="rId139" Type="http://schemas.openxmlformats.org/officeDocument/2006/relationships/hyperlink" Target="https://r-pkgs.org/other-markdown.html#sec-news" TargetMode="External"/><Relationship Id="rId506" Type="http://schemas.openxmlformats.org/officeDocument/2006/relationships/hyperlink" Target="https://r-pkgs.org/software-development-practices.html#sec-sw-dev-practices-ci" TargetMode="External"/><Relationship Id="rId928" Type="http://schemas.openxmlformats.org/officeDocument/2006/relationships/hyperlink" Target="https://r4ds.hadley.nz/" TargetMode="External"/><Relationship Id="rId361" Type="http://schemas.openxmlformats.org/officeDocument/2006/relationships/hyperlink" Target="https://r4ds.hadley.nz/quarto.html" TargetMode="External"/><Relationship Id="rId270" Type="http://schemas.openxmlformats.org/officeDocument/2006/relationships/hyperlink" Target="https://r4ds.hadley.nz/workflow-help.html#making-a-reprex" TargetMode="External"/><Relationship Id="rId212" Type="http://schemas.openxmlformats.org/officeDocument/2006/relationships/hyperlink" Target="https://readr.tidyverse.org/" TargetMode="External"/><Relationship Id="rId269"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72" Type="http://schemas.openxmlformats.org/officeDocument/2006/relationships/hyperlink" Target="https://researchdata.princeton.edu/research-lifecycle-guide/publishing-and-preservation/dois" TargetMode="External"/><Relationship Id="rId141" Type="http://schemas.openxmlformats.org/officeDocument/2006/relationships/hyperlink" Target="https://rmarkdown.rstudio.com/" TargetMode="External"/><Relationship Id="rId91" Type="http://schemas.openxmlformats.org/officeDocument/2006/relationships/hyperlink" Target="https://roxygen2.r-lib.org/" TargetMode="External"/><Relationship Id="rId151" Type="http://schemas.openxmlformats.org/officeDocument/2006/relationships/hyperlink" Target="https://roxygen2.r-lib.org/articles/rd.html#inheriting-documentation" TargetMode="External"/><Relationship Id="rId537" Type="http://schemas.openxmlformats.org/officeDocument/2006/relationships/hyperlink" Target="https://rstudio.github.io/renv/" TargetMode="External"/><Relationship Id="rId201" Type="http://schemas.openxmlformats.org/officeDocument/2006/relationships/hyperlink" Target="https://rviews.rstudio.com/2017/06/08/what-is-the-tidyverse/" TargetMode="External"/><Relationship Id="rId768" Type="http://schemas.openxmlformats.org/officeDocument/2006/relationships/hyperlink" Target="https://s3.amazonaws.com/assets.datacamp.com/blog_assets/datatable_Cheat_Sheet_R.pdf" TargetMode="External"/><Relationship Id="rId851" Type="http://schemas.openxmlformats.org/officeDocument/2006/relationships/hyperlink" Target="https://search.library.ucdavis.edu/permalink/01UCD_INST/9fle3i/alma990000226350403126" TargetMode="External"/><Relationship Id="rId292" Type="http://schemas.openxmlformats.org/officeDocument/2006/relationships/hyperlink" Target="https://sembr.org/" TargetMode="External"/><Relationship Id="rId434" Type="http://schemas.openxmlformats.org/officeDocument/2006/relationships/hyperlink" Target="https://servicehub.ucdavis.edu/servicehub?id=it_catalog_content&amp;sys_id=951add951b5798103f4286ae6e4bcb12" TargetMode="External"/><Relationship Id="rId30" Type="http://schemas.openxmlformats.org/officeDocument/2006/relationships/hyperlink" Target="https://servicehub.ucdavis.edu/servicehub?id=ucd_kb_article&amp;sysparm_article=KB0000184" TargetMode="External"/><Relationship Id="rId900" Type="http://schemas.openxmlformats.org/officeDocument/2006/relationships/hyperlink" Target="https://sethrobertson.github.io/GitFixUm/fixup.html" TargetMode="External"/><Relationship Id="rId906" Type="http://schemas.openxmlformats.org/officeDocument/2006/relationships/hyperlink" Target="https://slurm.schedmd.com/sbatch.html" TargetMode="External"/><Relationship Id="rId185" Type="http://schemas.openxmlformats.org/officeDocument/2006/relationships/hyperlink" Target="https://softwareengineering.stackexchange.com/questions/133404/what-is-the-ideal-length-of-a-method-for-you" TargetMode="External"/><Relationship Id="rId427" Type="http://schemas.openxmlformats.org/officeDocument/2006/relationships/hyperlink" Target="https://sp19.datastructur.es/materials/guides/using-git#b-local-repositories-narrative-introduction" TargetMode="External"/><Relationship Id="rId447" Type="http://schemas.openxmlformats.org/officeDocument/2006/relationships/hyperlink" Target="https://sp19.datastructur.es/materials/guides/using-git#e-git-branching-advanced-git-optional" TargetMode="External"/><Relationship Id="rId165" Type="http://schemas.openxmlformats.org/officeDocument/2006/relationships/hyperlink" Target="https://spin.atomicobject.com/2017/11/01/good-variable-names/" TargetMode="External"/><Relationship Id="rId340" Type="http://schemas.openxmlformats.org/officeDocument/2006/relationships/hyperlink" Target="https://stackoverflow.com/questions/21435339/data-table-vs-dplyr-can-one-do-something-well-the-other-cant-or-does-poorly/27840349#27840349" TargetMode="External"/><Relationship Id="rId232" Type="http://schemas.openxmlformats.org/officeDocument/2006/relationships/hyperlink" Target="https://stackoverflow.com/questions/28125816/r-standard-evaluation-for-join-dplyr" TargetMode="External"/><Relationship Id="rId184" Type="http://schemas.openxmlformats.org/officeDocument/2006/relationships/hyperlink" Target="https://stackoverflow.com/questions/475675/when-is-a-function-too-long" TargetMode="External"/><Relationship Id="rId218" Type="http://schemas.openxmlformats.org/officeDocument/2006/relationships/hyperlink" Target="https://stringr.tidyverse.org/" TargetMode="External"/><Relationship Id="rId674" Type="http://schemas.openxmlformats.org/officeDocument/2006/relationships/hyperlink" Target="https://studentaffairs.ucdavis.edu/news/responsible-use-artificial-intelligence-ai" TargetMode="External"/><Relationship Id="rId281" Type="http://schemas.openxmlformats.org/officeDocument/2006/relationships/hyperlink" Target="https://style.tidyverse.org/" TargetMode="External"/><Relationship Id="rId311" Type="http://schemas.openxmlformats.org/officeDocument/2006/relationships/hyperlink" Target="https://styler.r-lib.org/" TargetMode="External"/><Relationship Id="rId160" Type="http://schemas.openxmlformats.org/officeDocument/2006/relationships/hyperlink" Target="https://support.rstudio.com/hc/en-us/articles/200484568-Code-Folding-and-Sections" TargetMode="External"/><Relationship Id="rId225" Type="http://schemas.openxmlformats.org/officeDocument/2006/relationships/hyperlink" Target="https://tavareshugo.github.io/data_carpentry_extras/base-r_tidyverse_equivalents/base-r_tidyverse_equivalents.html" TargetMode="External"/><Relationship Id="rId792" Type="http://schemas.openxmlformats.org/officeDocument/2006/relationships/hyperlink" Target="https://teampublichealth.substack.com/" TargetMode="External"/><Relationship Id="rId92" Type="http://schemas.openxmlformats.org/officeDocument/2006/relationships/hyperlink" Target="https://testthat.r-lib.org/" TargetMode="External"/><Relationship Id="rId275" Type="http://schemas.openxmlformats.org/officeDocument/2006/relationships/hyperlink" Target="https://thinkr-open.github.io/gitdown/" TargetMode="External"/><Relationship Id="rId216" Type="http://schemas.openxmlformats.org/officeDocument/2006/relationships/hyperlink" Target="https://tibble.tidyverse.org/" TargetMode="External"/><Relationship Id="rId209" Type="http://schemas.openxmlformats.org/officeDocument/2006/relationships/hyperlink" Target="https://tidyr.tidyverse.org/" TargetMode="External"/><Relationship Id="rId312" Type="http://schemas.openxmlformats.org/officeDocument/2006/relationships/hyperlink" Target="https://tidyverse.org/blog/2017/12/styler-1.0.0/" TargetMode="External"/><Relationship Id="rId460" Type="http://schemas.openxmlformats.org/officeDocument/2006/relationships/hyperlink" Target="https://tidyverse.org/blog/2017/12/workflow-vs-script/" TargetMode="External"/><Relationship Id="rId759" Type="http://schemas.openxmlformats.org/officeDocument/2006/relationships/hyperlink" Target="https://ucb-epi-r.github.io" TargetMode="External"/><Relationship Id="rId933" Type="http://schemas.openxmlformats.org/officeDocument/2006/relationships/hyperlink" Target="https://ucd-serg.github.io/lab-manual/appendix-copilot-instructions.html" TargetMode="External"/><Relationship Id="rId935" Type="http://schemas.openxmlformats.org/officeDocument/2006/relationships/hyperlink" Target="https://ucd-serg.github.io/lab-manual/appendix-copilot-setup-steps.html" TargetMode="External"/><Relationship Id="rId546" Type="http://schemas.openxmlformats.org/officeDocument/2006/relationships/hyperlink" Target="https://ucd-serg.github.io/lab-manual/coding-practices.html#file-headers" TargetMode="External"/><Relationship Id="rId549" Type="http://schemas.openxmlformats.org/officeDocument/2006/relationships/hyperlink" Target="https://ucd-serg.github.io/lab-manual/coding-practices.html#function-documentation" TargetMode="External"/><Relationship Id="rId749" Type="http://schemas.openxmlformats.org/officeDocument/2006/relationships/hyperlink" Target="https://ucd-serg.github.io/lab-manual/coding-style.html" TargetMode="External"/><Relationship Id="rId552" Type="http://schemas.openxmlformats.org/officeDocument/2006/relationships/hyperlink" Target="https://ucd-serg.github.io/lab-manual/unix.html#example-code-for-runfilesavelogs" TargetMode="External"/><Relationship Id="rId764" Type="http://schemas.openxmlformats.org/officeDocument/2006/relationships/hyperlink" Target="https://ucdavisdatalab.github.io/install_guides/" TargetMode="External"/><Relationship Id="rId761" Type="http://schemas.openxmlformats.org/officeDocument/2006/relationships/hyperlink" Target="https://ucdavisdatalab.github.io/workshop_index/" TargetMode="External"/><Relationship Id="rId10" Type="http://schemas.openxmlformats.org/officeDocument/2006/relationships/hyperlink" Target="https://ucdserg.ucdavis.edu" TargetMode="External"/><Relationship Id="rId780" Type="http://schemas.openxmlformats.org/officeDocument/2006/relationships/hyperlink" Target="https://ucjug.github.io/workshop_julia_basics/" TargetMode="External"/><Relationship Id="rId559"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9" Type="http://schemas.openxmlformats.org/officeDocument/2006/relationships/hyperlink" Target="https://usethis.r-lib.org/" TargetMode="External"/><Relationship Id="rId836" Type="http://schemas.openxmlformats.org/officeDocument/2006/relationships/hyperlink" Target="https://www.biorxiv.org/" TargetMode="External"/><Relationship Id="rId231" Type="http://schemas.openxmlformats.org/officeDocument/2006/relationships/hyperlink" Target="https://www.brodrigues.co/blog/2016-07-18-data-frame-columns-as-arguments-to-dplyr-functions/" TargetMode="External"/><Relationship Id="rId594" Type="http://schemas.openxmlformats.org/officeDocument/2006/relationships/hyperlink" Target="https://www.chriswrites.com/how-to-change-file-permissions-using-the-terminal/" TargetMode="External"/><Relationship Id="rId841" Type="http://schemas.openxmlformats.org/officeDocument/2006/relationships/hyperlink" Target="https://www.danieldsjoberg.com/gtsummary/" TargetMode="External"/><Relationship Id="rId838" Type="http://schemas.openxmlformats.org/officeDocument/2006/relationships/hyperlink" Target="https://www.equator-network.org/" TargetMode="External"/><Relationship Id="rId465" Type="http://schemas.openxmlformats.org/officeDocument/2006/relationships/hyperlink" Target="https://www.git-scm.com/docs/gitignore#_pattern_format" TargetMode="External"/><Relationship Id="rId488" Type="http://schemas.openxmlformats.org/officeDocument/2006/relationships/hyperlink" Target="https://www.githubstatus.com/" TargetMode="External"/><Relationship Id="rId797" Type="http://schemas.openxmlformats.org/officeDocument/2006/relationships/hyperlink" Target="https://www.globalcodeofconduct.org/" TargetMode="External"/><Relationship Id="rId525" Type="http://schemas.openxmlformats.org/officeDocument/2006/relationships/hyperlink" Target="https://www.howtogeek.com/118594/how-to-edit-your-system-path-for-easy-command-line-access/" TargetMode="External"/><Relationship Id="rId835" Type="http://schemas.openxmlformats.org/officeDocument/2006/relationships/hyperlink" Target="https://www.medrxiv.org/" TargetMode="External"/><Relationship Id="rId806" Type="http://schemas.openxmlformats.org/officeDocument/2006/relationships/hyperlink" Target="https://www.nature.com/articles/d41586-021-03603-2" TargetMode="External"/><Relationship Id="rId795" Type="http://schemas.openxmlformats.org/officeDocument/2006/relationships/hyperlink" Target="https://www.niaid.nih.gov/grants-contracts/write-grant-application" TargetMode="External"/><Relationship Id="rId623" Type="http://schemas.openxmlformats.org/officeDocument/2006/relationships/hyperlink" Target="https://www.nytimes.com/2023/07/13/opinion/ai-chatgpt-consciousness-hofstadter.html" TargetMode="External"/><Relationship Id="rId309" Type="http://schemas.openxmlformats.org/officeDocument/2006/relationships/hyperlink" Target="https://www.r-bloggers.com/align-assign-rstudio-addin-to-align-assignment-operators/" TargetMode="External"/><Relationship Id="rId234" Type="http://schemas.openxmlformats.org/officeDocument/2006/relationships/hyperlink" Target="https://www.rdocumentation.org/packages/feather/versions/0.3.3" TargetMode="External"/><Relationship Id="rId313" Type="http://schemas.openxmlformats.org/officeDocument/2006/relationships/hyperlink" Target="https://www.rdocumentation.org/packages/styler/versions/1.1.0/topics/style_dir" TargetMode="External"/><Relationship Id="rId182" Type="http://schemas.openxmlformats.org/officeDocument/2006/relationships/hyperlink" Target="https://www.reddit.com/r/learnprogramming/comments/47avb5/one_long_function_2001000_lines_of_codes_or_one/" TargetMode="External"/><Relationship Id="rId766" Type="http://schemas.openxmlformats.org/officeDocument/2006/relationships/hyperlink" Target="https://www.rstudio.com/wp-content/uploads/2015/02/data-wrangling-cheatsheet.pdf" TargetMode="External"/><Relationship Id="rId769" Type="http://schemas.openxmlformats.org/officeDocument/2006/relationships/hyperlink" Target="https://www.rstudio.com/wp-content/uploads/2015/02/rmarkdown-cheatsheet.pdf" TargetMode="External"/><Relationship Id="rId767" Type="http://schemas.openxmlformats.org/officeDocument/2006/relationships/hyperlink" Target="https://www.rstudio.com/wp-content/uploads/2015/03/ggplot2-cheatsheet.pdf" TargetMode="External"/><Relationship Id="rId787" Type="http://schemas.openxmlformats.org/officeDocument/2006/relationships/hyperlink" Target="https://www.sciencedirect.com/science/article/pii/S1471491423000928" TargetMode="External"/><Relationship Id="rId183" Type="http://schemas.openxmlformats.org/officeDocument/2006/relationships/hyperlink" Target="https://www.sololearn.com/en/Discuss/1278705/optimal-number-of-lines-of-code-of-functions" TargetMode="External"/><Relationship Id="rId204" Type="http://schemas.openxmlformats.org/officeDocument/2006/relationships/hyperlink" Target="https://www.tidyverse.org/" TargetMode="External"/><Relationship Id="rId804" Type="http://schemas.openxmlformats.org/officeDocument/2006/relationships/hyperlink" Target="https://www.training.nih.gov/career-services/" TargetMode="External"/><Relationship Id="rId807" Type="http://schemas.openxmlformats.org/officeDocument/2006/relationships/hyperlink" Target="https://www.youtube.com/watch?v=1RwJbhkCA58" TargetMode="External"/><Relationship Id="rId788" Type="http://schemas.openxmlformats.org/officeDocument/2006/relationships/hyperlink" Target="https://www.youtube.com/watch?v=1RwJbhkCA58&amp;t=1171s" TargetMode="External"/><Relationship Id="rId876" Type="http://schemas.openxmlformats.org/officeDocument/2006/relationships/hyperlink" Target="https://www.youtube.com/watch?v=B1BdQcJ2ZYY" TargetMode="External"/><Relationship Id="rId46" Type="http://schemas.openxmlformats.org/officeDocument/2006/relationships/hyperlink" Target="https://www.youtube.com/watch?v=WoYkY9MkbRE" TargetMode="External"/><Relationship Id="rId229" Type="http://schemas.openxmlformats.org/officeDocument/2006/relationships/hyperlink" Target="https://www.youtube.com/watch?v=nERXS3ssntw" TargetMode="External"/><Relationship Id="rId785"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2026-05-24T23:07:22Z</dcterms:created>
  <dcterms:modified xsi:type="dcterms:W3CDTF">2026-05-24T23:07:22Z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2026-05-24</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