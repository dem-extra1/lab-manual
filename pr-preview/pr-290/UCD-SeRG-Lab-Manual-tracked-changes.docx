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2026-06-03</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ins w:id="646" w:author="PR Preview" w:date="2024-01-01T00:00:00Z">
        <w:r>
          <w:t xml:space="preserve">The current function is hard to scan because implementation details hide the main idea</w:t>
        </w:r>
      </w:ins>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27"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26"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3"/>
    <w:bookmarkStart w:id="64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4"/>
    <w:bookmarkStart w:id="64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7"/>
    <w:bookmarkStart w:id="64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8"/>
    <w:bookmarkStart w:id="64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49"/>
    <w:bookmarkStart w:id="650"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0"/>
    <w:bookmarkStart w:id="65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3">
        <w:r>
          <w:rPr>
            <w:rStyle w:val="Hyperlink"/>
          </w:rPr>
          <w:t xml:space="preserve">GitHub Copilot coding agent documentation</w:t>
        </w:r>
      </w:hyperlink>
      <w:r>
        <w:t xml:space="preserve">.</w:t>
      </w:r>
    </w:p>
    <w:bookmarkEnd w:id="654"/>
    <w:bookmarkEnd w:id="655"/>
    <w:bookmarkStart w:id="65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6"/>
    <w:bookmarkStart w:id="657"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7"/>
    <w:bookmarkEnd w:id="658"/>
    <w:bookmarkStart w:id="66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9"/>
    <w:bookmarkStart w:id="66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2"/>
    <w:bookmarkStart w:id="66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3"/>
    <w:bookmarkStart w:id="664"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4"/>
    <w:bookmarkEnd w:id="665"/>
    <w:bookmarkStart w:id="67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0"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7" name="Picture"/>
            <a:graphic>
              <a:graphicData uri="http://schemas.openxmlformats.org/drawingml/2006/picture">
                <pic:pic>
                  <pic:nvPicPr>
                    <pic:cNvPr descr="assets/images/matrix-agents.png" id="668" name="Picture"/>
                    <pic:cNvPicPr>
                      <a:picLocks noChangeArrowheads="1" noChangeAspect="1"/>
                    </pic:cNvPicPr>
                  </pic:nvPicPr>
                  <pic:blipFill>
                    <a:blip r:embed="rId6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9">
        <w:r>
          <w:rPr>
            <w:rStyle w:val="Hyperlink"/>
          </w:rPr>
          <w:t xml:space="preserve">Agents</w:t>
        </w:r>
      </w:hyperlink>
    </w:p>
    <w:bookmarkEnd w:id="670"/>
    <w:bookmarkEnd w:id="671"/>
    <w:bookmarkStart w:id="67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7"/>
    <w:bookmarkStart w:id="68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8">
        <w:r>
          <w:rPr>
            <w:rStyle w:val="Hyperlink"/>
          </w:rPr>
          <w:t xml:space="preserve">Copilot allowlist reference</w:t>
        </w:r>
      </w:hyperlink>
      <w:r>
        <w:t xml:space="preserve">.</w:t>
      </w:r>
    </w:p>
    <w:bookmarkEnd w:id="679"/>
    <w:bookmarkStart w:id="68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0">
        <w:r>
          <w:rPr>
            <w:rStyle w:val="Hyperlink"/>
          </w:rPr>
          <w:t xml:space="preserve">Customizing or disabling the firewall for GitHub Copilot coding agent</w:t>
        </w:r>
      </w:hyperlink>
      <w:r>
        <w:t xml:space="preserve">.</w:t>
      </w:r>
    </w:p>
    <w:bookmarkEnd w:id="681"/>
    <w:bookmarkStart w:id="68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tip.png" id="68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6"/>
    <w:bookmarkEnd w:id="687"/>
    <w:bookmarkStart w:id="700"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1"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4"/>
        </w:numPr>
      </w:pPr>
      <w:r>
        <w:rPr>
          <w:b/>
          <w:bCs/>
        </w:rPr>
        <w:t xml:space="preserve">Claude Opus 4.1</w:t>
      </w:r>
      <w:r>
        <w:t xml:space="preserve">: Most capable model for complex reasoning and analysis</w:t>
      </w:r>
    </w:p>
    <w:p>
      <w:pPr>
        <w:pStyle w:val="Compact"/>
        <w:numPr>
          <w:ilvl w:val="1"/>
          <w:numId w:val="1265"/>
        </w:numPr>
      </w:pPr>
      <w:r>
        <w:rPr>
          <w:i/>
          <w:iCs/>
        </w:rPr>
        <w:t xml:space="preserve">Pros</w:t>
      </w:r>
      <w:r>
        <w:t xml:space="preserve">: Excellent at understanding nuanced requirements, handling complex codebases, superior code quality</w:t>
      </w:r>
    </w:p>
    <w:p>
      <w:pPr>
        <w:pStyle w:val="Compact"/>
        <w:numPr>
          <w:ilvl w:val="1"/>
          <w:numId w:val="1265"/>
        </w:numPr>
      </w:pPr>
      <w:r>
        <w:rPr>
          <w:i/>
          <w:iCs/>
        </w:rPr>
        <w:t xml:space="preserve">Cons</w:t>
      </w:r>
      <w:r>
        <w:t xml:space="preserve">: Slower response times, may be overkill for simple tasks, limited availability (select option required)</w:t>
      </w:r>
    </w:p>
    <w:p>
      <w:pPr>
        <w:pStyle w:val="Compact"/>
        <w:numPr>
          <w:ilvl w:val="1"/>
          <w:numId w:val="1265"/>
        </w:numPr>
      </w:pPr>
      <w:r>
        <w:rPr>
          <w:i/>
          <w:iCs/>
        </w:rPr>
        <w:t xml:space="preserve">When to use</w:t>
      </w:r>
      <w:r>
        <w:t xml:space="preserve">: Complex refactoring, architectural decisions, thorough code reviews</w:t>
      </w:r>
    </w:p>
    <w:p>
      <w:pPr>
        <w:pStyle w:val="Compact"/>
        <w:numPr>
          <w:ilvl w:val="0"/>
          <w:numId w:val="1264"/>
        </w:numPr>
      </w:pPr>
      <w:r>
        <w:rPr>
          <w:b/>
          <w:bCs/>
        </w:rPr>
        <w:t xml:space="preserve">Claude Opus 4.5</w:t>
      </w:r>
      <w:r>
        <w:t xml:space="preserve">: Latest version with enhanced capabilities</w:t>
      </w:r>
    </w:p>
    <w:p>
      <w:pPr>
        <w:pStyle w:val="Compact"/>
        <w:numPr>
          <w:ilvl w:val="1"/>
          <w:numId w:val="1266"/>
        </w:numPr>
      </w:pPr>
      <w:r>
        <w:rPr>
          <w:i/>
          <w:iCs/>
        </w:rPr>
        <w:t xml:space="preserve">Pros</w:t>
      </w:r>
      <w:r>
        <w:t xml:space="preserve">: State-of-the-art performance, improved reasoning over 4.1</w:t>
      </w:r>
    </w:p>
    <w:p>
      <w:pPr>
        <w:pStyle w:val="Compact"/>
        <w:numPr>
          <w:ilvl w:val="1"/>
          <w:numId w:val="1266"/>
        </w:numPr>
      </w:pPr>
      <w:r>
        <w:rPr>
          <w:i/>
          <w:iCs/>
        </w:rPr>
        <w:t xml:space="preserve">Cons</w:t>
      </w:r>
      <w:r>
        <w:t xml:space="preserve">: Similar trade-offs to Opus 4.1, requires selection</w:t>
      </w:r>
    </w:p>
    <w:p>
      <w:pPr>
        <w:pStyle w:val="Compact"/>
        <w:numPr>
          <w:ilvl w:val="1"/>
          <w:numId w:val="1266"/>
        </w:numPr>
      </w:pPr>
      <w:r>
        <w:rPr>
          <w:i/>
          <w:iCs/>
        </w:rPr>
        <w:t xml:space="preserve">When to use</w:t>
      </w:r>
      <w:r>
        <w:t xml:space="preserve">: Most demanding tasks requiring cutting-edge capabilities</w:t>
      </w:r>
    </w:p>
    <w:p>
      <w:pPr>
        <w:pStyle w:val="Compact"/>
        <w:numPr>
          <w:ilvl w:val="0"/>
          <w:numId w:val="1264"/>
        </w:numPr>
      </w:pPr>
      <w:r>
        <w:rPr>
          <w:b/>
          <w:bCs/>
        </w:rPr>
        <w:t xml:space="preserve">Claude Sonnet 4</w:t>
      </w:r>
      <w:r>
        <w:t xml:space="preserve">: Balanced model optimizing capability and speed</w:t>
      </w:r>
    </w:p>
    <w:p>
      <w:pPr>
        <w:pStyle w:val="Compact"/>
        <w:numPr>
          <w:ilvl w:val="1"/>
          <w:numId w:val="1267"/>
        </w:numPr>
      </w:pPr>
      <w:r>
        <w:rPr>
          <w:i/>
          <w:iCs/>
        </w:rPr>
        <w:t xml:space="preserve">Pros</w:t>
      </w:r>
      <w:r>
        <w:t xml:space="preserve">: Fast responses, strong performance, good default choice</w:t>
      </w:r>
    </w:p>
    <w:p>
      <w:pPr>
        <w:pStyle w:val="Compact"/>
        <w:numPr>
          <w:ilvl w:val="1"/>
          <w:numId w:val="1267"/>
        </w:numPr>
      </w:pPr>
      <w:r>
        <w:rPr>
          <w:i/>
          <w:iCs/>
        </w:rPr>
        <w:t xml:space="preserve">Cons</w:t>
      </w:r>
      <w:r>
        <w:t xml:space="preserve">: Slightly less capable than Opus models for very complex tasks</w:t>
      </w:r>
    </w:p>
    <w:p>
      <w:pPr>
        <w:pStyle w:val="Compact"/>
        <w:numPr>
          <w:ilvl w:val="1"/>
          <w:numId w:val="1267"/>
        </w:numPr>
      </w:pPr>
      <w:r>
        <w:rPr>
          <w:i/>
          <w:iCs/>
        </w:rPr>
        <w:t xml:space="preserve">When to use</w:t>
      </w:r>
      <w:r>
        <w:t xml:space="preserve">: General development work, most coding tasks</w:t>
      </w:r>
    </w:p>
    <w:p>
      <w:pPr>
        <w:pStyle w:val="Compact"/>
        <w:numPr>
          <w:ilvl w:val="0"/>
          <w:numId w:val="1264"/>
        </w:numPr>
      </w:pPr>
      <w:r>
        <w:rPr>
          <w:b/>
          <w:bCs/>
        </w:rPr>
        <w:t xml:space="preserve">Claude Sonnet 4.5</w:t>
      </w:r>
      <w:r>
        <w:t xml:space="preserve">: Enhanced version of Sonnet</w:t>
      </w:r>
    </w:p>
    <w:p>
      <w:pPr>
        <w:pStyle w:val="Compact"/>
        <w:numPr>
          <w:ilvl w:val="1"/>
          <w:numId w:val="1268"/>
        </w:numPr>
      </w:pPr>
      <w:r>
        <w:rPr>
          <w:i/>
          <w:iCs/>
        </w:rPr>
        <w:t xml:space="preserve">Pros</w:t>
      </w:r>
      <w:r>
        <w:t xml:space="preserve">: Improved over Sonnet 4 while maintaining speed</w:t>
      </w:r>
    </w:p>
    <w:p>
      <w:pPr>
        <w:pStyle w:val="Compact"/>
        <w:numPr>
          <w:ilvl w:val="1"/>
          <w:numId w:val="1268"/>
        </w:numPr>
      </w:pPr>
      <w:r>
        <w:rPr>
          <w:i/>
          <w:iCs/>
        </w:rPr>
        <w:t xml:space="preserve">Cons</w:t>
      </w:r>
      <w:r>
        <w:t xml:space="preserve">: Still not as powerful as Opus for extremely complex scenarios</w:t>
      </w:r>
    </w:p>
    <w:p>
      <w:pPr>
        <w:pStyle w:val="Compact"/>
        <w:numPr>
          <w:ilvl w:val="1"/>
          <w:numId w:val="1268"/>
        </w:numPr>
      </w:pPr>
      <w:r>
        <w:rPr>
          <w:i/>
          <w:iCs/>
        </w:rPr>
        <w:t xml:space="preserve">When to use</w:t>
      </w:r>
      <w:r>
        <w:t xml:space="preserve">: Most daily development tasks</w:t>
      </w:r>
    </w:p>
    <w:p>
      <w:pPr>
        <w:pStyle w:val="Compact"/>
        <w:numPr>
          <w:ilvl w:val="0"/>
          <w:numId w:val="1264"/>
        </w:numPr>
      </w:pPr>
      <w:r>
        <w:rPr>
          <w:b/>
          <w:bCs/>
        </w:rPr>
        <w:t xml:space="preserve">Claude Haiku 4.5</w:t>
      </w:r>
      <w:r>
        <w:t xml:space="preserve">: Fast, efficient model for simpler tasks</w:t>
      </w:r>
    </w:p>
    <w:p>
      <w:pPr>
        <w:pStyle w:val="Compact"/>
        <w:numPr>
          <w:ilvl w:val="1"/>
          <w:numId w:val="1269"/>
        </w:numPr>
      </w:pPr>
      <w:r>
        <w:rPr>
          <w:i/>
          <w:iCs/>
        </w:rPr>
        <w:t xml:space="preserve">Pros</w:t>
      </w:r>
      <w:r>
        <w:t xml:space="preserve">: Very fast responses, cost-effective, good for quick questions</w:t>
      </w:r>
    </w:p>
    <w:p>
      <w:pPr>
        <w:pStyle w:val="Compact"/>
        <w:numPr>
          <w:ilvl w:val="1"/>
          <w:numId w:val="1269"/>
        </w:numPr>
      </w:pPr>
      <w:r>
        <w:rPr>
          <w:i/>
          <w:iCs/>
        </w:rPr>
        <w:t xml:space="preserve">Cons</w:t>
      </w:r>
      <w:r>
        <w:t xml:space="preserve">: Less capable for complex reasoning or large codebases</w:t>
      </w:r>
    </w:p>
    <w:p>
      <w:pPr>
        <w:pStyle w:val="Compact"/>
        <w:numPr>
          <w:ilvl w:val="1"/>
          <w:numId w:val="126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0"/>
        </w:numPr>
      </w:pPr>
      <w:r>
        <w:rPr>
          <w:b/>
          <w:bCs/>
        </w:rPr>
        <w:t xml:space="preserve">GPT-5.2-Codex</w:t>
      </w:r>
      <w:r>
        <w:t xml:space="preserve">: Specialized for code generation</w:t>
      </w:r>
    </w:p>
    <w:p>
      <w:pPr>
        <w:pStyle w:val="Compact"/>
        <w:numPr>
          <w:ilvl w:val="1"/>
          <w:numId w:val="1271"/>
        </w:numPr>
      </w:pPr>
      <w:r>
        <w:rPr>
          <w:i/>
          <w:iCs/>
        </w:rPr>
        <w:t xml:space="preserve">Pros</w:t>
      </w:r>
      <w:r>
        <w:t xml:space="preserve">: Strong code completion, good at common patterns</w:t>
      </w:r>
    </w:p>
    <w:p>
      <w:pPr>
        <w:pStyle w:val="Compact"/>
        <w:numPr>
          <w:ilvl w:val="1"/>
          <w:numId w:val="1271"/>
        </w:numPr>
      </w:pPr>
      <w:r>
        <w:rPr>
          <w:i/>
          <w:iCs/>
        </w:rPr>
        <w:t xml:space="preserve">Cons</w:t>
      </w:r>
      <w:r>
        <w:t xml:space="preserve">: May hallucinate package names or APIs</w:t>
      </w:r>
    </w:p>
    <w:p>
      <w:pPr>
        <w:pStyle w:val="Compact"/>
        <w:numPr>
          <w:ilvl w:val="1"/>
          <w:numId w:val="1271"/>
        </w:numPr>
      </w:pPr>
      <w:r>
        <w:rPr>
          <w:i/>
          <w:iCs/>
        </w:rPr>
        <w:t xml:space="preserve">When to use</w:t>
      </w:r>
      <w:r>
        <w:t xml:space="preserve">: Code completion, common coding patterns</w:t>
      </w:r>
    </w:p>
    <w:p>
      <w:pPr>
        <w:pStyle w:val="Compact"/>
        <w:numPr>
          <w:ilvl w:val="0"/>
          <w:numId w:val="1270"/>
        </w:numPr>
      </w:pPr>
      <w:r>
        <w:rPr>
          <w:b/>
          <w:bCs/>
        </w:rPr>
        <w:t xml:space="preserve">GPT-5</w:t>
      </w:r>
      <w:r>
        <w:t xml:space="preserve">: Latest general-purpose model</w:t>
      </w:r>
    </w:p>
    <w:p>
      <w:pPr>
        <w:pStyle w:val="Compact"/>
        <w:numPr>
          <w:ilvl w:val="1"/>
          <w:numId w:val="1272"/>
        </w:numPr>
      </w:pPr>
      <w:r>
        <w:rPr>
          <w:i/>
          <w:iCs/>
        </w:rPr>
        <w:t xml:space="preserve">Pros</w:t>
      </w:r>
      <w:r>
        <w:t xml:space="preserve">: Broad knowledge, good general performance</w:t>
      </w:r>
    </w:p>
    <w:p>
      <w:pPr>
        <w:pStyle w:val="Compact"/>
        <w:numPr>
          <w:ilvl w:val="1"/>
          <w:numId w:val="1272"/>
        </w:numPr>
      </w:pPr>
      <w:r>
        <w:rPr>
          <w:i/>
          <w:iCs/>
        </w:rPr>
        <w:t xml:space="preserve">Cons</w:t>
      </w:r>
      <w:r>
        <w:t xml:space="preserve">: Not specifically optimized for code</w:t>
      </w:r>
    </w:p>
    <w:p>
      <w:pPr>
        <w:pStyle w:val="Compact"/>
        <w:numPr>
          <w:ilvl w:val="1"/>
          <w:numId w:val="1272"/>
        </w:numPr>
      </w:pPr>
      <w:r>
        <w:rPr>
          <w:i/>
          <w:iCs/>
        </w:rPr>
        <w:t xml:space="preserve">When to use</w:t>
      </w:r>
      <w:r>
        <w:t xml:space="preserve">: Mixed tasks involving code and documentation</w:t>
      </w:r>
    </w:p>
    <w:p>
      <w:pPr>
        <w:pStyle w:val="Compact"/>
        <w:numPr>
          <w:ilvl w:val="0"/>
          <w:numId w:val="1270"/>
        </w:numPr>
      </w:pPr>
      <w:r>
        <w:rPr>
          <w:b/>
          <w:bCs/>
        </w:rPr>
        <w:t xml:space="preserve">GPT-5-Codex</w:t>
      </w:r>
      <w:r>
        <w:t xml:space="preserve"> </w:t>
      </w:r>
      <w:r>
        <w:t xml:space="preserve">(various versions including Mini and Max):</w:t>
      </w:r>
    </w:p>
    <w:p>
      <w:pPr>
        <w:pStyle w:val="Compact"/>
        <w:numPr>
          <w:ilvl w:val="1"/>
          <w:numId w:val="1273"/>
        </w:numPr>
      </w:pPr>
      <w:r>
        <w:rPr>
          <w:i/>
          <w:iCs/>
        </w:rPr>
        <w:t xml:space="preserve">Pros</w:t>
      </w:r>
      <w:r>
        <w:t xml:space="preserve">: Specialized variants for different use cases</w:t>
      </w:r>
    </w:p>
    <w:p>
      <w:pPr>
        <w:pStyle w:val="Compact"/>
        <w:numPr>
          <w:ilvl w:val="1"/>
          <w:numId w:val="1273"/>
        </w:numPr>
      </w:pPr>
      <w:r>
        <w:rPr>
          <w:i/>
          <w:iCs/>
        </w:rPr>
        <w:t xml:space="preserve">Cons</w:t>
      </w:r>
      <w:r>
        <w:t xml:space="preserve">: Fragmented options can be confusing</w:t>
      </w:r>
    </w:p>
    <w:p>
      <w:pPr>
        <w:pStyle w:val="Compact"/>
        <w:numPr>
          <w:ilvl w:val="1"/>
          <w:numId w:val="1273"/>
        </w:numPr>
      </w:pPr>
      <w:r>
        <w:rPr>
          <w:i/>
          <w:iCs/>
        </w:rPr>
        <w:t xml:space="preserve">When to use</w:t>
      </w:r>
      <w:r>
        <w:t xml:space="preserve">: Specific scenarios where variant optimizations matter</w:t>
      </w:r>
    </w:p>
    <w:bookmarkEnd w:id="691"/>
    <w:bookmarkStart w:id="696"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4"/>
        </w:numPr>
      </w:pPr>
      <w:r>
        <w:t xml:space="preserve">Go to the</w:t>
      </w:r>
      <w:r>
        <w:t xml:space="preserve"> </w:t>
      </w:r>
      <w:hyperlink r:id="rId692">
        <w:r>
          <w:rPr>
            <w:rStyle w:val="Hyperlink"/>
          </w:rPr>
          <w:t xml:space="preserve">OpenAI API keys page</w:t>
        </w:r>
      </w:hyperlink>
      <w:r>
        <w:t xml:space="preserve">.</w:t>
      </w:r>
    </w:p>
    <w:p>
      <w:pPr>
        <w:pStyle w:val="Compact"/>
        <w:numPr>
          <w:ilvl w:val="0"/>
          <w:numId w:val="127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4"/>
        </w:numPr>
      </w:pPr>
      <w:r>
        <w:t xml:space="preserve">Copy the key immediately and store it in a secure password manager.</w:t>
      </w:r>
    </w:p>
    <w:p>
      <w:pPr>
        <w:pStyle w:val="Compact"/>
        <w:numPr>
          <w:ilvl w:val="0"/>
          <w:numId w:val="127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3">
        <w:r>
          <w:rPr>
            <w:rStyle w:val="Hyperlink"/>
          </w:rPr>
          <w:t xml:space="preserve">Positron Assistant setup</w:t>
        </w:r>
      </w:hyperlink>
      <w:r>
        <w:t xml:space="preserve">,</w:t>
      </w:r>
      <w:r>
        <w:t xml:space="preserve"> </w:t>
      </w:r>
      <w:hyperlink r:id="rId694">
        <w:r>
          <w:rPr>
            <w:rStyle w:val="Hyperlink"/>
          </w:rPr>
          <w:t xml:space="preserve">OpenAI API key help</w:t>
        </w:r>
      </w:hyperlink>
      <w:r>
        <w:t xml:space="preserve">,</w:t>
      </w:r>
      <w:r>
        <w:t xml:space="preserve"> </w:t>
      </w:r>
      <w:hyperlink r:id="rId69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5"/>
        </w:numPr>
      </w:pPr>
      <w:r>
        <w:rPr>
          <w:b/>
          <w:bCs/>
        </w:rPr>
        <w:t xml:space="preserve">Gemini 2.5 Pro</w:t>
      </w:r>
      <w:r>
        <w:t xml:space="preserve">: High-capability model</w:t>
      </w:r>
    </w:p>
    <w:p>
      <w:pPr>
        <w:pStyle w:val="Compact"/>
        <w:numPr>
          <w:ilvl w:val="1"/>
          <w:numId w:val="1276"/>
        </w:numPr>
      </w:pPr>
      <w:r>
        <w:rPr>
          <w:i/>
          <w:iCs/>
        </w:rPr>
        <w:t xml:space="preserve">Pros</w:t>
      </w:r>
      <w:r>
        <w:t xml:space="preserve">: Strong multimodal capabilities, good at understanding context</w:t>
      </w:r>
    </w:p>
    <w:p>
      <w:pPr>
        <w:pStyle w:val="Compact"/>
        <w:numPr>
          <w:ilvl w:val="1"/>
          <w:numId w:val="1276"/>
        </w:numPr>
      </w:pPr>
      <w:r>
        <w:rPr>
          <w:i/>
          <w:iCs/>
        </w:rPr>
        <w:t xml:space="preserve">Cons</w:t>
      </w:r>
      <w:r>
        <w:t xml:space="preserve">: Less proven in coding scenarios than Claude or GPT</w:t>
      </w:r>
    </w:p>
    <w:p>
      <w:pPr>
        <w:pStyle w:val="Compact"/>
        <w:numPr>
          <w:ilvl w:val="1"/>
          <w:numId w:val="1276"/>
        </w:numPr>
      </w:pPr>
      <w:r>
        <w:rPr>
          <w:i/>
          <w:iCs/>
        </w:rPr>
        <w:t xml:space="preserve">When to use</w:t>
      </w:r>
      <w:r>
        <w:t xml:space="preserve">: Tasks involving images or complex context</w:t>
      </w:r>
    </w:p>
    <w:p>
      <w:pPr>
        <w:pStyle w:val="Compact"/>
        <w:numPr>
          <w:ilvl w:val="0"/>
          <w:numId w:val="1275"/>
        </w:numPr>
      </w:pPr>
      <w:r>
        <w:rPr>
          <w:b/>
          <w:bCs/>
        </w:rPr>
        <w:t xml:space="preserve">Gemini 3 Pro/Flash</w:t>
      </w:r>
      <w:r>
        <w:t xml:space="preserve"> </w:t>
      </w:r>
      <w:r>
        <w:t xml:space="preserve">(Preview): Latest generation</w:t>
      </w:r>
    </w:p>
    <w:p>
      <w:pPr>
        <w:pStyle w:val="Compact"/>
        <w:numPr>
          <w:ilvl w:val="1"/>
          <w:numId w:val="1277"/>
        </w:numPr>
      </w:pPr>
      <w:r>
        <w:rPr>
          <w:i/>
          <w:iCs/>
        </w:rPr>
        <w:t xml:space="preserve">Pros</w:t>
      </w:r>
      <w:r>
        <w:t xml:space="preserve">: Cutting-edge capabilities, flash variant offers speed</w:t>
      </w:r>
    </w:p>
    <w:p>
      <w:pPr>
        <w:pStyle w:val="Compact"/>
        <w:numPr>
          <w:ilvl w:val="1"/>
          <w:numId w:val="1277"/>
        </w:numPr>
      </w:pPr>
      <w:r>
        <w:rPr>
          <w:i/>
          <w:iCs/>
        </w:rPr>
        <w:t xml:space="preserve">Cons</w:t>
      </w:r>
      <w:r>
        <w:t xml:space="preserve">: Preview status means less stable, limited track record</w:t>
      </w:r>
    </w:p>
    <w:p>
      <w:pPr>
        <w:pStyle w:val="Compact"/>
        <w:numPr>
          <w:ilvl w:val="1"/>
          <w:numId w:val="127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6"/>
    <w:bookmarkStart w:id="697"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8"/>
        </w:numPr>
      </w:pPr>
      <w:r>
        <w:rPr>
          <w:i/>
          <w:iCs/>
        </w:rPr>
        <w:t xml:space="preserve">What it does</w:t>
      </w:r>
      <w:r>
        <w:t xml:space="preserve">: Enables previews of experimental features in your editor</w:t>
      </w:r>
    </w:p>
    <w:p>
      <w:pPr>
        <w:pStyle w:val="Compact"/>
        <w:numPr>
          <w:ilvl w:val="0"/>
          <w:numId w:val="1278"/>
        </w:numPr>
      </w:pPr>
      <w:r>
        <w:rPr>
          <w:i/>
          <w:iCs/>
        </w:rPr>
        <w:t xml:space="preserve">Pros</w:t>
      </w:r>
      <w:r>
        <w:t xml:space="preserve">: Access to latest capabilities before general release</w:t>
      </w:r>
    </w:p>
    <w:p>
      <w:pPr>
        <w:pStyle w:val="Compact"/>
        <w:numPr>
          <w:ilvl w:val="0"/>
          <w:numId w:val="1278"/>
        </w:numPr>
      </w:pPr>
      <w:r>
        <w:rPr>
          <w:i/>
          <w:iCs/>
        </w:rPr>
        <w:t xml:space="preserve">Cons</w:t>
      </w:r>
      <w:r>
        <w:t xml:space="preserve">: May have bugs or unstable behavior</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9"/>
        </w:numPr>
      </w:pPr>
      <w:r>
        <w:rPr>
          <w:i/>
          <w:iCs/>
        </w:rPr>
        <w:t xml:space="preserve">What it does</w:t>
      </w:r>
      <w:r>
        <w:t xml:space="preserve">: Enables Copilot chat interface on GitHub.com</w:t>
      </w:r>
    </w:p>
    <w:p>
      <w:pPr>
        <w:pStyle w:val="Compact"/>
        <w:numPr>
          <w:ilvl w:val="0"/>
          <w:numId w:val="1279"/>
        </w:numPr>
      </w:pPr>
      <w:r>
        <w:rPr>
          <w:i/>
          <w:iCs/>
        </w:rPr>
        <w:t xml:space="preserve">Pros</w:t>
      </w:r>
      <w:r>
        <w:t xml:space="preserve">: Quick access to Copilot without opening an editor, useful for reviewing PRs</w:t>
      </w:r>
    </w:p>
    <w:p>
      <w:pPr>
        <w:pStyle w:val="Compact"/>
        <w:numPr>
          <w:ilvl w:val="0"/>
          <w:numId w:val="1279"/>
        </w:numPr>
      </w:pPr>
      <w:r>
        <w:rPr>
          <w:i/>
          <w:iCs/>
        </w:rPr>
        <w:t xml:space="preserve">Cons</w:t>
      </w:r>
      <w:r>
        <w:t xml:space="preserve">: Only available with paid license</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0"/>
        </w:numPr>
      </w:pPr>
      <w:r>
        <w:rPr>
          <w:i/>
          <w:iCs/>
        </w:rPr>
        <w:t xml:space="preserve">What it does</w:t>
      </w:r>
      <w:r>
        <w:t xml:space="preserve">: GitHub Copilot for assistance in terminal</w:t>
      </w:r>
    </w:p>
    <w:p>
      <w:pPr>
        <w:pStyle w:val="Compact"/>
        <w:numPr>
          <w:ilvl w:val="0"/>
          <w:numId w:val="1280"/>
        </w:numPr>
      </w:pPr>
      <w:r>
        <w:rPr>
          <w:i/>
          <w:iCs/>
        </w:rPr>
        <w:t xml:space="preserve">Pros</w:t>
      </w:r>
      <w:r>
        <w:t xml:space="preserve">: AI help for command-line operations, shell commands, and git operations</w:t>
      </w:r>
    </w:p>
    <w:p>
      <w:pPr>
        <w:pStyle w:val="Compact"/>
        <w:numPr>
          <w:ilvl w:val="0"/>
          <w:numId w:val="1280"/>
        </w:numPr>
      </w:pPr>
      <w:r>
        <w:rPr>
          <w:i/>
          <w:iCs/>
        </w:rPr>
        <w:t xml:space="preserve">Cons</w:t>
      </w:r>
      <w:r>
        <w:t xml:space="preserve">: Requires separate installation and setup</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1"/>
        </w:numPr>
      </w:pPr>
      <w:r>
        <w:rPr>
          <w:i/>
          <w:iCs/>
        </w:rPr>
        <w:t xml:space="preserve">What it does</w:t>
      </w:r>
      <w:r>
        <w:t xml:space="preserve">: Enables Copilot in GitHub Desktop app</w:t>
      </w:r>
    </w:p>
    <w:p>
      <w:pPr>
        <w:pStyle w:val="Compact"/>
        <w:numPr>
          <w:ilvl w:val="0"/>
          <w:numId w:val="1281"/>
        </w:numPr>
      </w:pPr>
      <w:r>
        <w:rPr>
          <w:i/>
          <w:iCs/>
        </w:rPr>
        <w:t xml:space="preserve">Pros</w:t>
      </w:r>
      <w:r>
        <w:t xml:space="preserve">: AI assistance in GUI git client</w:t>
      </w:r>
    </w:p>
    <w:p>
      <w:pPr>
        <w:pStyle w:val="Compact"/>
        <w:numPr>
          <w:ilvl w:val="0"/>
          <w:numId w:val="1281"/>
        </w:numPr>
      </w:pPr>
      <w:r>
        <w:rPr>
          <w:i/>
          <w:iCs/>
        </w:rPr>
        <w:t xml:space="preserve">Cons</w:t>
      </w:r>
      <w:r>
        <w:t xml:space="preserve">: Limited compared to editor integration</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2"/>
        </w:numPr>
      </w:pPr>
      <w:r>
        <w:rPr>
          <w:i/>
          <w:iCs/>
        </w:rPr>
        <w:t xml:space="preserve">What it does</w:t>
      </w:r>
      <w:r>
        <w:t xml:space="preserve">: Enables chat interface in your code editor</w:t>
      </w:r>
    </w:p>
    <w:p>
      <w:pPr>
        <w:pStyle w:val="Compact"/>
        <w:numPr>
          <w:ilvl w:val="0"/>
          <w:numId w:val="1282"/>
        </w:numPr>
      </w:pPr>
      <w:r>
        <w:rPr>
          <w:i/>
          <w:iCs/>
        </w:rPr>
        <w:t xml:space="preserve">Pros</w:t>
      </w:r>
      <w:r>
        <w:t xml:space="preserve">: Context-aware help, refactoring assistance, code explanation</w:t>
      </w:r>
    </w:p>
    <w:p>
      <w:pPr>
        <w:pStyle w:val="Compact"/>
        <w:numPr>
          <w:ilvl w:val="0"/>
          <w:numId w:val="1282"/>
        </w:numPr>
      </w:pPr>
      <w:r>
        <w:rPr>
          <w:i/>
          <w:iCs/>
        </w:rPr>
        <w:t xml:space="preserve">Cons</w:t>
      </w:r>
      <w:r>
        <w:t xml:space="preserve">: Can be distracting if overused</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3"/>
        </w:numPr>
      </w:pPr>
      <w:r>
        <w:rPr>
          <w:i/>
          <w:iCs/>
        </w:rPr>
        <w:t xml:space="preserve">What it does</w:t>
      </w:r>
      <w:r>
        <w:t xml:space="preserve">: Enables Copilot chat in mobile app</w:t>
      </w:r>
    </w:p>
    <w:p>
      <w:pPr>
        <w:pStyle w:val="Compact"/>
        <w:numPr>
          <w:ilvl w:val="0"/>
          <w:numId w:val="1283"/>
        </w:numPr>
      </w:pPr>
      <w:r>
        <w:rPr>
          <w:i/>
          <w:iCs/>
        </w:rPr>
        <w:t xml:space="preserve">Pros</w:t>
      </w:r>
      <w:r>
        <w:t xml:space="preserve">: Quick access on mobile devices</w:t>
      </w:r>
    </w:p>
    <w:p>
      <w:pPr>
        <w:pStyle w:val="Compact"/>
        <w:numPr>
          <w:ilvl w:val="0"/>
          <w:numId w:val="1283"/>
        </w:numPr>
      </w:pPr>
      <w:r>
        <w:rPr>
          <w:i/>
          <w:iCs/>
        </w:rPr>
        <w:t xml:space="preserve">Cons</w:t>
      </w:r>
      <w:r>
        <w:t xml:space="preserve">: Limited by mobile interface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4"/>
        </w:numPr>
      </w:pPr>
      <w:r>
        <w:rPr>
          <w:i/>
          <w:iCs/>
        </w:rPr>
        <w:t xml:space="preserve">What it does</w:t>
      </w:r>
      <w:r>
        <w:t xml:space="preserve">: Allows Copilot to search internet for up-to-date information</w:t>
      </w:r>
    </w:p>
    <w:p>
      <w:pPr>
        <w:pStyle w:val="Compact"/>
        <w:numPr>
          <w:ilvl w:val="0"/>
          <w:numId w:val="1284"/>
        </w:numPr>
      </w:pPr>
      <w:r>
        <w:rPr>
          <w:i/>
          <w:iCs/>
        </w:rPr>
        <w:t xml:space="preserve">Pros</w:t>
      </w:r>
      <w:r>
        <w:t xml:space="preserve">: Access to current documentation, recent library changes, latest best practices</w:t>
      </w:r>
    </w:p>
    <w:p>
      <w:pPr>
        <w:pStyle w:val="Compact"/>
        <w:numPr>
          <w:ilvl w:val="0"/>
          <w:numId w:val="1284"/>
        </w:numPr>
      </w:pPr>
      <w:r>
        <w:rPr>
          <w:i/>
          <w:iCs/>
        </w:rPr>
        <w:t xml:space="preserve">Cons</w:t>
      </w:r>
      <w:r>
        <w:t xml:space="preserve">: May introduce latency, results depend on search quality</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7"/>
    <w:bookmarkStart w:id="698"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5"/>
        </w:numPr>
      </w:pPr>
      <w:r>
        <w:rPr>
          <w:i/>
          <w:iCs/>
        </w:rPr>
        <w:t xml:space="preserve">What it does</w:t>
      </w:r>
      <w:r>
        <w:t xml:space="preserve">: Allows instant chatting when landing on GitHub.com</w:t>
      </w:r>
    </w:p>
    <w:p>
      <w:pPr>
        <w:pStyle w:val="Compact"/>
        <w:numPr>
          <w:ilvl w:val="0"/>
          <w:numId w:val="1285"/>
        </w:numPr>
      </w:pPr>
      <w:r>
        <w:rPr>
          <w:i/>
          <w:iCs/>
        </w:rPr>
        <w:t xml:space="preserve">Pros</w:t>
      </w:r>
      <w:r>
        <w:t xml:space="preserve">: Quick access to Copilot without navigating menus</w:t>
      </w:r>
    </w:p>
    <w:p>
      <w:pPr>
        <w:pStyle w:val="Compact"/>
        <w:numPr>
          <w:ilvl w:val="0"/>
          <w:numId w:val="1285"/>
        </w:numPr>
      </w:pPr>
      <w:r>
        <w:rPr>
          <w:i/>
          <w:iCs/>
        </w:rPr>
        <w:t xml:space="preserve">Cons</w:t>
      </w:r>
      <w:r>
        <w:t xml:space="preserve">: None significant</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6"/>
        </w:numPr>
      </w:pPr>
      <w:r>
        <w:rPr>
          <w:i/>
          <w:iCs/>
        </w:rPr>
        <w:t xml:space="preserve">What it does</w:t>
      </w:r>
      <w:r>
        <w:t xml:space="preserve">: Use Copilot to review your code and generate pull request summaries</w:t>
      </w:r>
    </w:p>
    <w:p>
      <w:pPr>
        <w:pStyle w:val="Compact"/>
        <w:numPr>
          <w:ilvl w:val="0"/>
          <w:numId w:val="1286"/>
        </w:numPr>
      </w:pPr>
      <w:r>
        <w:rPr>
          <w:i/>
          <w:iCs/>
        </w:rPr>
        <w:t xml:space="preserve">Pros</w:t>
      </w:r>
      <w:r>
        <w:t xml:space="preserve">: Automated code review suggestions, PR summary generation, catches common issues</w:t>
      </w:r>
    </w:p>
    <w:p>
      <w:pPr>
        <w:pStyle w:val="Compact"/>
        <w:numPr>
          <w:ilvl w:val="0"/>
          <w:numId w:val="1286"/>
        </w:numPr>
      </w:pPr>
      <w:r>
        <w:rPr>
          <w:i/>
          <w:iCs/>
        </w:rPr>
        <w:t xml:space="preserve">Cons</w:t>
      </w:r>
      <w:r>
        <w:t xml:space="preserve">: May generate false positives, shouldn’t replace human review</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7"/>
        </w:numPr>
      </w:pPr>
      <w:r>
        <w:rPr>
          <w:i/>
          <w:iCs/>
        </w:rPr>
        <w:t xml:space="preserve">What it does</w:t>
      </w:r>
      <w:r>
        <w:t xml:space="preserve">: Automatically reviews all pull requests you create</w:t>
      </w:r>
    </w:p>
    <w:p>
      <w:pPr>
        <w:pStyle w:val="Compact"/>
        <w:numPr>
          <w:ilvl w:val="0"/>
          <w:numId w:val="1287"/>
        </w:numPr>
      </w:pPr>
      <w:r>
        <w:rPr>
          <w:i/>
          <w:iCs/>
        </w:rPr>
        <w:t xml:space="preserve">Pros</w:t>
      </w:r>
      <w:r>
        <w:t xml:space="preserve">: Catches issues early without manual triggering</w:t>
      </w:r>
    </w:p>
    <w:p>
      <w:pPr>
        <w:pStyle w:val="Compact"/>
        <w:numPr>
          <w:ilvl w:val="0"/>
          <w:numId w:val="1287"/>
        </w:numPr>
      </w:pPr>
      <w:r>
        <w:rPr>
          <w:i/>
          <w:iCs/>
        </w:rPr>
        <w:t xml:space="preserve">Cons</w:t>
      </w:r>
      <w:r>
        <w:t xml:space="preserve">: May be noisy on simple PRs, uses API quota</w:t>
      </w:r>
    </w:p>
    <w:p>
      <w:pPr>
        <w:pStyle w:val="Compact"/>
        <w:numPr>
          <w:ilvl w:val="0"/>
          <w:numId w:val="128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8"/>
        </w:numPr>
      </w:pPr>
      <w:r>
        <w:rPr>
          <w:i/>
          <w:iCs/>
        </w:rPr>
        <w:t xml:space="preserve">What it does</w:t>
      </w:r>
      <w:r>
        <w:t xml:space="preserve">: Delegate tasks to Copilot coding agent in repositories where it is enabled</w:t>
      </w:r>
    </w:p>
    <w:p>
      <w:pPr>
        <w:pStyle w:val="Compact"/>
        <w:numPr>
          <w:ilvl w:val="0"/>
          <w:numId w:val="1288"/>
        </w:numPr>
      </w:pPr>
      <w:r>
        <w:rPr>
          <w:i/>
          <w:iCs/>
        </w:rPr>
        <w:t xml:space="preserve">Pros</w:t>
      </w:r>
      <w:r>
        <w:t xml:space="preserve">: Autonomous multi-file edits, can execute complex refactoring, runs tests and fixes issues</w:t>
      </w:r>
    </w:p>
    <w:p>
      <w:pPr>
        <w:pStyle w:val="Compact"/>
        <w:numPr>
          <w:ilvl w:val="0"/>
          <w:numId w:val="1288"/>
        </w:numPr>
      </w:pPr>
      <w:r>
        <w:rPr>
          <w:i/>
          <w:iCs/>
        </w:rPr>
        <w:t xml:space="preserve">Cons</w:t>
      </w:r>
      <w:r>
        <w:t xml:space="preserve">: Requires careful oversight, can make unwanted changes if instructions unclear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9"/>
        </w:numPr>
      </w:pPr>
      <w:r>
        <w:rPr>
          <w:i/>
          <w:iCs/>
        </w:rPr>
        <w:t xml:space="preserve">What it does</w:t>
      </w:r>
      <w:r>
        <w:t xml:space="preserve">: Remember repository context across Copilot agent interactions</w:t>
      </w:r>
    </w:p>
    <w:p>
      <w:pPr>
        <w:pStyle w:val="Compact"/>
        <w:numPr>
          <w:ilvl w:val="0"/>
          <w:numId w:val="1289"/>
        </w:numPr>
      </w:pPr>
      <w:r>
        <w:rPr>
          <w:i/>
          <w:iCs/>
        </w:rPr>
        <w:t xml:space="preserve">Pros</w:t>
      </w:r>
      <w:r>
        <w:t xml:space="preserve">: Better context awareness, learns repository patterns and conventions</w:t>
      </w:r>
    </w:p>
    <w:p>
      <w:pPr>
        <w:pStyle w:val="Compact"/>
        <w:numPr>
          <w:ilvl w:val="0"/>
          <w:numId w:val="1289"/>
        </w:numPr>
      </w:pPr>
      <w:r>
        <w:rPr>
          <w:i/>
          <w:iCs/>
        </w:rPr>
        <w:t xml:space="preserve">Cons</w:t>
      </w:r>
      <w:r>
        <w:t xml:space="preserve">: Preview feature governed by pre-release terms, potential privacy implications</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0"/>
        </w:numPr>
      </w:pPr>
      <w:r>
        <w:rPr>
          <w:i/>
          <w:iCs/>
        </w:rPr>
        <w:t xml:space="preserve">What it does</w:t>
      </w:r>
      <w:r>
        <w:t xml:space="preserve">: Connect MCP servers to Copilot in all editors and Coding Agent</w:t>
      </w:r>
    </w:p>
    <w:p>
      <w:pPr>
        <w:pStyle w:val="Compact"/>
        <w:numPr>
          <w:ilvl w:val="0"/>
          <w:numId w:val="1290"/>
        </w:numPr>
      </w:pPr>
      <w:r>
        <w:rPr>
          <w:i/>
          <w:iCs/>
        </w:rPr>
        <w:t xml:space="preserve">Pros</w:t>
      </w:r>
      <w:r>
        <w:t xml:space="preserve">: Extend Copilot with custom tools and integrations</w:t>
      </w:r>
    </w:p>
    <w:p>
      <w:pPr>
        <w:pStyle w:val="Compact"/>
        <w:numPr>
          <w:ilvl w:val="0"/>
          <w:numId w:val="1290"/>
        </w:numPr>
      </w:pPr>
      <w:r>
        <w:rPr>
          <w:i/>
          <w:iCs/>
        </w:rPr>
        <w:t xml:space="preserve">Cons</w:t>
      </w:r>
      <w:r>
        <w:t xml:space="preserve">: Requires MCP server setup and maintenance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1"/>
        </w:numPr>
      </w:pPr>
      <w:r>
        <w:rPr>
          <w:i/>
          <w:iCs/>
        </w:rPr>
        <w:t xml:space="preserve">What it does</w:t>
      </w:r>
      <w:r>
        <w:t xml:space="preserve">: Allow Copilot to suggest commit messages when you make changes</w:t>
      </w:r>
    </w:p>
    <w:p>
      <w:pPr>
        <w:pStyle w:val="Compact"/>
        <w:numPr>
          <w:ilvl w:val="0"/>
          <w:numId w:val="1291"/>
        </w:numPr>
      </w:pPr>
      <w:r>
        <w:rPr>
          <w:i/>
          <w:iCs/>
        </w:rPr>
        <w:t xml:space="preserve">Pros</w:t>
      </w:r>
      <w:r>
        <w:t xml:space="preserve">: Saves time, generates descriptive messages based on code changes</w:t>
      </w:r>
    </w:p>
    <w:p>
      <w:pPr>
        <w:pStyle w:val="Compact"/>
        <w:numPr>
          <w:ilvl w:val="0"/>
          <w:numId w:val="1291"/>
        </w:numPr>
      </w:pPr>
      <w:r>
        <w:rPr>
          <w:i/>
          <w:iCs/>
        </w:rPr>
        <w:t xml:space="preserve">Cons</w:t>
      </w:r>
      <w:r>
        <w:t xml:space="preserve">: May miss important context, still requires review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2"/>
        </w:numPr>
      </w:pPr>
      <w:r>
        <w:rPr>
          <w:i/>
          <w:iCs/>
        </w:rPr>
        <w:t xml:space="preserve">What it does</w:t>
      </w:r>
      <w:r>
        <w:t xml:space="preserve">: View and create Copilot Spaces (collaborative AI environments)</w:t>
      </w:r>
    </w:p>
    <w:p>
      <w:pPr>
        <w:pStyle w:val="Compact"/>
        <w:numPr>
          <w:ilvl w:val="0"/>
          <w:numId w:val="1292"/>
        </w:numPr>
      </w:pPr>
      <w:r>
        <w:rPr>
          <w:i/>
          <w:iCs/>
        </w:rPr>
        <w:t xml:space="preserve">Pros</w:t>
      </w:r>
      <w:r>
        <w:t xml:space="preserve">: Share AI context with team members</w:t>
      </w:r>
    </w:p>
    <w:p>
      <w:pPr>
        <w:pStyle w:val="Compact"/>
        <w:numPr>
          <w:ilvl w:val="0"/>
          <w:numId w:val="1292"/>
        </w:numPr>
      </w:pPr>
      <w:r>
        <w:rPr>
          <w:i/>
          <w:iCs/>
        </w:rPr>
        <w:t xml:space="preserve">Cons</w:t>
      </w:r>
      <w:r>
        <w:t xml:space="preserve">: Additional complexity for individual work</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3"/>
        </w:numPr>
      </w:pPr>
      <w:r>
        <w:rPr>
          <w:i/>
          <w:iCs/>
        </w:rPr>
        <w:t xml:space="preserve">What it does</w:t>
      </w:r>
      <w:r>
        <w:t xml:space="preserve">: Create individually owned Copilot Spaces</w:t>
      </w:r>
    </w:p>
    <w:p>
      <w:pPr>
        <w:pStyle w:val="Compact"/>
        <w:numPr>
          <w:ilvl w:val="0"/>
          <w:numId w:val="1293"/>
        </w:numPr>
      </w:pPr>
      <w:r>
        <w:rPr>
          <w:i/>
          <w:iCs/>
        </w:rPr>
        <w:t xml:space="preserve">Pros</w:t>
      </w:r>
      <w:r>
        <w:t xml:space="preserve">: Personal AI workspaces for complex projects</w:t>
      </w:r>
    </w:p>
    <w:p>
      <w:pPr>
        <w:pStyle w:val="Compact"/>
        <w:numPr>
          <w:ilvl w:val="0"/>
          <w:numId w:val="1293"/>
        </w:numPr>
      </w:pPr>
      <w:r>
        <w:rPr>
          <w:i/>
          <w:iCs/>
        </w:rPr>
        <w:t xml:space="preserve">Cons</w:t>
      </w:r>
      <w:r>
        <w:t xml:space="preserve">: May fragment your workflow</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4"/>
        </w:numPr>
      </w:pPr>
      <w:r>
        <w:rPr>
          <w:i/>
          <w:iCs/>
        </w:rPr>
        <w:t xml:space="preserve">What it does</w:t>
      </w:r>
      <w:r>
        <w:t xml:space="preserve">: Share individually owned Copilot Spaces</w:t>
      </w:r>
    </w:p>
    <w:p>
      <w:pPr>
        <w:pStyle w:val="Compact"/>
        <w:numPr>
          <w:ilvl w:val="0"/>
          <w:numId w:val="1294"/>
        </w:numPr>
      </w:pPr>
      <w:r>
        <w:rPr>
          <w:i/>
          <w:iCs/>
        </w:rPr>
        <w:t xml:space="preserve">Pros</w:t>
      </w:r>
      <w:r>
        <w:t xml:space="preserve">: Collaborate while maintaining ownership</w:t>
      </w:r>
    </w:p>
    <w:p>
      <w:pPr>
        <w:pStyle w:val="Compact"/>
        <w:numPr>
          <w:ilvl w:val="0"/>
          <w:numId w:val="1294"/>
        </w:numPr>
      </w:pPr>
      <w:r>
        <w:rPr>
          <w:i/>
          <w:iCs/>
        </w:rPr>
        <w:t xml:space="preserve">Cons</w:t>
      </w:r>
      <w:r>
        <w:t xml:space="preserve">: None significant</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8"/>
    <w:bookmarkStart w:id="699"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5"/>
        </w:numPr>
      </w:pPr>
      <w:r>
        <w:t xml:space="preserve">All Copilot Chat options (GitHub.com, CLI, IDE, Mobile)</w:t>
      </w:r>
    </w:p>
    <w:p>
      <w:pPr>
        <w:pStyle w:val="Compact"/>
        <w:numPr>
          <w:ilvl w:val="0"/>
          <w:numId w:val="1295"/>
        </w:numPr>
      </w:pPr>
      <w:r>
        <w:t xml:space="preserve">Web search capability</w:t>
      </w:r>
    </w:p>
    <w:p>
      <w:pPr>
        <w:pStyle w:val="Compact"/>
        <w:numPr>
          <w:ilvl w:val="0"/>
          <w:numId w:val="1295"/>
        </w:numPr>
      </w:pPr>
      <w:r>
        <w:t xml:space="preserve">Dashboard Entry Point</w:t>
      </w:r>
    </w:p>
    <w:p>
      <w:pPr>
        <w:pStyle w:val="Compact"/>
        <w:numPr>
          <w:ilvl w:val="0"/>
          <w:numId w:val="1295"/>
        </w:numPr>
      </w:pPr>
      <w:r>
        <w:t xml:space="preserve">Copilot code review (but not automatic review initially)</w:t>
      </w:r>
    </w:p>
    <w:p>
      <w:pPr>
        <w:pStyle w:val="Compact"/>
        <w:numPr>
          <w:ilvl w:val="0"/>
          <w:numId w:val="1295"/>
        </w:numPr>
      </w:pPr>
      <w:r>
        <w:t xml:space="preserve">Copilot coding agent</w:t>
      </w:r>
    </w:p>
    <w:p>
      <w:pPr>
        <w:pStyle w:val="Compact"/>
        <w:numPr>
          <w:ilvl w:val="0"/>
          <w:numId w:val="1295"/>
        </w:numPr>
      </w:pPr>
      <w:r>
        <w:t xml:space="preserve">Copilot Memory</w:t>
      </w:r>
    </w:p>
    <w:p>
      <w:pPr>
        <w:pStyle w:val="Compact"/>
        <w:numPr>
          <w:ilvl w:val="0"/>
          <w:numId w:val="1295"/>
        </w:numPr>
      </w:pPr>
      <w:r>
        <w:t xml:space="preserve">MCP servers (if configured)</w:t>
      </w:r>
    </w:p>
    <w:p>
      <w:pPr>
        <w:pStyle w:val="Compact"/>
        <w:numPr>
          <w:ilvl w:val="0"/>
          <w:numId w:val="1295"/>
        </w:numPr>
      </w:pPr>
      <w:r>
        <w:t xml:space="preserve">Copilot-generated commit messages</w:t>
      </w:r>
    </w:p>
    <w:p>
      <w:pPr>
        <w:pStyle w:val="Compact"/>
        <w:numPr>
          <w:ilvl w:val="0"/>
          <w:numId w:val="1295"/>
        </w:numPr>
      </w:pPr>
      <w:r>
        <w:t xml:space="preserve">All Copilot Spaces options</w:t>
      </w:r>
    </w:p>
    <w:p>
      <w:pPr>
        <w:pStyle w:val="FirstParagraph"/>
      </w:pPr>
      <w:r>
        <w:rPr>
          <w:b/>
          <w:bCs/>
        </w:rPr>
        <w:t xml:space="preserve">Model selection:</w:t>
      </w:r>
    </w:p>
    <w:p>
      <w:pPr>
        <w:pStyle w:val="Compact"/>
        <w:numPr>
          <w:ilvl w:val="0"/>
          <w:numId w:val="1296"/>
        </w:numPr>
      </w:pPr>
      <w:r>
        <w:t xml:space="preserve">Default: Claude Sonnet 4.5</w:t>
      </w:r>
    </w:p>
    <w:p>
      <w:pPr>
        <w:pStyle w:val="Compact"/>
        <w:numPr>
          <w:ilvl w:val="0"/>
          <w:numId w:val="1296"/>
        </w:numPr>
      </w:pPr>
      <w:r>
        <w:t xml:space="preserve">Complex tasks: Claude Opus 4.5</w:t>
      </w:r>
    </w:p>
    <w:p>
      <w:pPr>
        <w:pStyle w:val="Compact"/>
        <w:numPr>
          <w:ilvl w:val="0"/>
          <w:numId w:val="1296"/>
        </w:numPr>
      </w:pPr>
      <w:r>
        <w:t xml:space="preserve">Quick completions: Claude Haiku 4.5</w:t>
      </w:r>
    </w:p>
    <w:p>
      <w:pPr>
        <w:pStyle w:val="FirstParagraph"/>
      </w:pPr>
      <w:r>
        <w:rPr>
          <w:b/>
          <w:bCs/>
        </w:rPr>
        <w:t xml:space="preserve">Enable with caution:</w:t>
      </w:r>
    </w:p>
    <w:p>
      <w:pPr>
        <w:pStyle w:val="Compact"/>
        <w:numPr>
          <w:ilvl w:val="0"/>
          <w:numId w:val="1297"/>
        </w:numPr>
      </w:pPr>
      <w:r>
        <w:t xml:space="preserve">Editor preview features (only if comfortable with potential instability)</w:t>
      </w:r>
    </w:p>
    <w:p>
      <w:pPr>
        <w:pStyle w:val="Compact"/>
        <w:numPr>
          <w:ilvl w:val="0"/>
          <w:numId w:val="129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9"/>
    <w:bookmarkEnd w:id="700"/>
    <w:bookmarkStart w:id="713"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1"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8"/>
        </w:numPr>
      </w:pPr>
      <w:r>
        <w:t xml:space="preserve">Faster agent startup and execution</w:t>
      </w:r>
    </w:p>
    <w:p>
      <w:pPr>
        <w:pStyle w:val="Compact"/>
        <w:numPr>
          <w:ilvl w:val="0"/>
          <w:numId w:val="1298"/>
        </w:numPr>
      </w:pPr>
      <w:r>
        <w:t xml:space="preserve">More reliable builds and tests</w:t>
      </w:r>
    </w:p>
    <w:p>
      <w:pPr>
        <w:pStyle w:val="Compact"/>
        <w:numPr>
          <w:ilvl w:val="0"/>
          <w:numId w:val="1298"/>
        </w:numPr>
      </w:pPr>
      <w:r>
        <w:t xml:space="preserve">Access to private or authenticated dependencies</w:t>
      </w:r>
    </w:p>
    <w:p>
      <w:pPr>
        <w:pStyle w:val="Compact"/>
        <w:numPr>
          <w:ilvl w:val="0"/>
          <w:numId w:val="1298"/>
        </w:numPr>
      </w:pPr>
      <w:r>
        <w:t xml:space="preserve">Consistent development environment across all agent sessions</w:t>
      </w:r>
    </w:p>
    <w:bookmarkEnd w:id="701"/>
    <w:bookmarkStart w:id="702"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2"/>
    <w:bookmarkStart w:id="703"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3"/>
    <w:bookmarkStart w:id="706"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6"/>
    <w:bookmarkStart w:id="707"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0"/>
        </w:numPr>
      </w:pPr>
      <w:r>
        <w:rPr>
          <w:rStyle w:val="VerbatimChar"/>
        </w:rPr>
        <w:t xml:space="preserve">steps</w:t>
      </w:r>
      <w:r>
        <w:t xml:space="preserve">: Setup commands and actions to run</w:t>
      </w:r>
    </w:p>
    <w:p>
      <w:pPr>
        <w:pStyle w:val="Compact"/>
        <w:numPr>
          <w:ilvl w:val="0"/>
          <w:numId w:val="130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0"/>
        </w:numPr>
      </w:pPr>
      <w:r>
        <w:rPr>
          <w:rStyle w:val="VerbatimChar"/>
        </w:rPr>
        <w:t xml:space="preserve">runs-on</w:t>
      </w:r>
      <w:r>
        <w:t xml:space="preserve">: Runner type (Ubuntu x64 Linux only)</w:t>
      </w:r>
    </w:p>
    <w:p>
      <w:pPr>
        <w:pStyle w:val="Compact"/>
        <w:numPr>
          <w:ilvl w:val="0"/>
          <w:numId w:val="1300"/>
        </w:numPr>
      </w:pPr>
      <w:r>
        <w:rPr>
          <w:rStyle w:val="VerbatimChar"/>
        </w:rPr>
        <w:t xml:space="preserve">services</w:t>
      </w:r>
      <w:r>
        <w:t xml:space="preserve">: Database or service containers</w:t>
      </w:r>
    </w:p>
    <w:p>
      <w:pPr>
        <w:pStyle w:val="Compact"/>
        <w:numPr>
          <w:ilvl w:val="0"/>
          <w:numId w:val="1300"/>
        </w:numPr>
      </w:pPr>
      <w:r>
        <w:rPr>
          <w:rStyle w:val="VerbatimChar"/>
        </w:rPr>
        <w:t xml:space="preserve">snapshot</w:t>
      </w:r>
      <w:r>
        <w:t xml:space="preserve">: Save environment state</w:t>
      </w:r>
    </w:p>
    <w:p>
      <w:pPr>
        <w:pStyle w:val="Compact"/>
        <w:numPr>
          <w:ilvl w:val="0"/>
          <w:numId w:val="1300"/>
        </w:numPr>
      </w:pPr>
      <w:r>
        <w:rPr>
          <w:rStyle w:val="VerbatimChar"/>
        </w:rPr>
        <w:t xml:space="preserve">timeout-minutes</w:t>
      </w:r>
      <w:r>
        <w:t xml:space="preserve">: Maximum 59 minutes</w:t>
      </w:r>
    </w:p>
    <w:p>
      <w:pPr>
        <w:pStyle w:val="FirstParagraph"/>
      </w:pPr>
      <w:r>
        <w:t xml:space="preserve">All other workflow settings are ignored by Copilot.</w:t>
      </w:r>
    </w:p>
    <w:bookmarkEnd w:id="707"/>
    <w:bookmarkStart w:id="708"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8"/>
    <w:bookmarkStart w:id="709"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1"/>
        </w:numPr>
      </w:pPr>
      <w:r>
        <w:t xml:space="preserve">Navigate to your repository’s</w:t>
      </w:r>
      <w:r>
        <w:t xml:space="preserve"> </w:t>
      </w:r>
      <w:r>
        <w:rPr>
          <w:b/>
          <w:bCs/>
        </w:rPr>
        <w:t xml:space="preserve">Settings</w:t>
      </w:r>
    </w:p>
    <w:p>
      <w:pPr>
        <w:pStyle w:val="Compact"/>
        <w:numPr>
          <w:ilvl w:val="0"/>
          <w:numId w:val="1301"/>
        </w:numPr>
      </w:pPr>
      <w:r>
        <w:t xml:space="preserve">Go to</w:t>
      </w:r>
      <w:r>
        <w:t xml:space="preserve"> </w:t>
      </w:r>
      <w:r>
        <w:rPr>
          <w:b/>
          <w:bCs/>
        </w:rPr>
        <w:t xml:space="preserve">Environments</w:t>
      </w:r>
    </w:p>
    <w:p>
      <w:pPr>
        <w:pStyle w:val="Compact"/>
        <w:numPr>
          <w:ilvl w:val="0"/>
          <w:numId w:val="130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1"/>
        </w:numPr>
      </w:pPr>
      <w:r>
        <w:t xml:space="preserve">Add environment variables or secrets as needed</w:t>
      </w:r>
    </w:p>
    <w:p>
      <w:pPr>
        <w:pStyle w:val="FirstParagraph"/>
      </w:pPr>
      <w:r>
        <w:t xml:space="preserve">Use secrets for sensitive values like API keys or passwords.</w:t>
      </w:r>
    </w:p>
    <w:bookmarkEnd w:id="709"/>
    <w:bookmarkStart w:id="710"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0"/>
    <w:bookmarkStart w:id="711"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1"/>
    <w:bookmarkStart w:id="712"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5">
        <w:r>
          <w:rPr>
            <w:rStyle w:val="Hyperlink"/>
          </w:rPr>
          <w:t xml:space="preserve">Customizing the development environment for GitHub Copilot coding agent</w:t>
        </w:r>
      </w:hyperlink>
      <w:r>
        <w:t xml:space="preserve">.</w:t>
      </w:r>
    </w:p>
    <w:bookmarkEnd w:id="712"/>
    <w:bookmarkEnd w:id="713"/>
    <w:bookmarkStart w:id="717"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7"/>
    <w:bookmarkStart w:id="722"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2"/>
        </w:numPr>
      </w:pPr>
      <w:r>
        <w:t xml:space="preserve">Lab members can export Quarto content to Word format for review</w:t>
      </w:r>
    </w:p>
    <w:p>
      <w:pPr>
        <w:pStyle w:val="Compact"/>
        <w:numPr>
          <w:ilvl w:val="0"/>
          <w:numId w:val="1302"/>
        </w:numPr>
      </w:pPr>
      <w:r>
        <w:t xml:space="preserve">Reviewers can make edits, add tracked changes, and insert comments in Word</w:t>
      </w:r>
    </w:p>
    <w:p>
      <w:pPr>
        <w:pStyle w:val="Compact"/>
        <w:numPr>
          <w:ilvl w:val="0"/>
          <w:numId w:val="130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1"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4"/>
        </w:numPr>
      </w:pPr>
      <w:hyperlink r:id="rId718">
        <w:r>
          <w:rPr>
            <w:rStyle w:val="Hyperlink"/>
          </w:rPr>
          <w:t xml:space="preserve">Quarto CLI Issue #6357</w:t>
        </w:r>
      </w:hyperlink>
    </w:p>
    <w:p>
      <w:pPr>
        <w:pStyle w:val="Compact"/>
        <w:numPr>
          <w:ilvl w:val="0"/>
          <w:numId w:val="1304"/>
        </w:numPr>
      </w:pPr>
      <w:hyperlink r:id="rId719">
        <w:r>
          <w:rPr>
            <w:rStyle w:val="Hyperlink"/>
          </w:rPr>
          <w:t xml:space="preserve">Quarto Discussion #6544</w:t>
        </w:r>
      </w:hyperlink>
    </w:p>
    <w:p>
      <w:pPr>
        <w:pStyle w:val="Compact"/>
        <w:numPr>
          <w:ilvl w:val="0"/>
          <w:numId w:val="1304"/>
        </w:numPr>
      </w:pPr>
      <w:hyperlink r:id="rId72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5"/>
        </w:numPr>
      </w:pPr>
      <w:r>
        <w:t xml:space="preserve">Open the generated DOCX file in Microsoft Word</w:t>
      </w:r>
    </w:p>
    <w:p>
      <w:pPr>
        <w:pStyle w:val="Compact"/>
        <w:numPr>
          <w:ilvl w:val="0"/>
          <w:numId w:val="1305"/>
        </w:numPr>
      </w:pPr>
      <w:r>
        <w:t xml:space="preserve">Immediately save the file (File → Save, or Ctrl+S/Cmd+S)</w:t>
      </w:r>
    </w:p>
    <w:p>
      <w:pPr>
        <w:pStyle w:val="Compact"/>
        <w:numPr>
          <w:ilvl w:val="0"/>
          <w:numId w:val="1305"/>
        </w:numPr>
      </w:pPr>
      <w:r>
        <w:t xml:space="preserve">Close and re-open the file to verify it no longer shows</w:t>
      </w:r>
      <w:r>
        <w:t xml:space="preserve"> </w:t>
      </w:r>
      <w:r>
        <w:t xml:space="preserve">“Document 1”</w:t>
      </w:r>
    </w:p>
    <w:p>
      <w:pPr>
        <w:pStyle w:val="Compact"/>
        <w:numPr>
          <w:ilvl w:val="0"/>
          <w:numId w:val="130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1"/>
    <w:bookmarkEnd w:id="722"/>
    <w:bookmarkStart w:id="723"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6"/>
        </w:numPr>
      </w:pPr>
      <w:r>
        <w:t xml:space="preserve">Markdown and Quarto formatting rules (e.g., blank lines before lists, line breaks in prose)</w:t>
      </w:r>
    </w:p>
    <w:p>
      <w:pPr>
        <w:pStyle w:val="Compact"/>
        <w:numPr>
          <w:ilvl w:val="0"/>
          <w:numId w:val="13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6"/>
        </w:numPr>
      </w:pPr>
      <w:r>
        <w:t xml:space="preserve">File organization patterns (e.g., using Quarto includes for modular content)</w:t>
      </w:r>
    </w:p>
    <w:p>
      <w:pPr>
        <w:pStyle w:val="Compact"/>
        <w:numPr>
          <w:ilvl w:val="0"/>
          <w:numId w:val="1306"/>
        </w:numPr>
      </w:pPr>
      <w:r>
        <w:t xml:space="preserve">How to work with DOCX files for hybrid editing workflows</w:t>
      </w:r>
    </w:p>
    <w:p>
      <w:pPr>
        <w:pStyle w:val="Compact"/>
        <w:numPr>
          <w:ilvl w:val="0"/>
          <w:numId w:val="1306"/>
        </w:numPr>
      </w:pPr>
      <w:r>
        <w:t xml:space="preserve">Version control best practices</w:t>
      </w:r>
      <w:r>
        <w:t xml:space="preserve"> </w:t>
      </w:r>
      <w:r>
        <w:t xml:space="preserve">(e.g., do not commit rendered artifacts that are generated only for preview/review)</w:t>
      </w:r>
    </w:p>
    <w:p>
      <w:pPr>
        <w:pStyle w:val="Compact"/>
        <w:numPr>
          <w:ilvl w:val="0"/>
          <w:numId w:val="13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3"/>
    <w:bookmarkStart w:id="724"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7"/>
        </w:numPr>
      </w:pPr>
      <w:r>
        <w:rPr>
          <w:b/>
          <w:bCs/>
        </w:rPr>
        <w:t xml:space="preserve">AI has more bandwidth</w:t>
      </w:r>
      <w:r>
        <w:t xml:space="preserve">: Copilot can review code immediately without competing priorities</w:t>
      </w:r>
    </w:p>
    <w:p>
      <w:pPr>
        <w:pStyle w:val="Compact"/>
        <w:numPr>
          <w:ilvl w:val="0"/>
          <w:numId w:val="1307"/>
        </w:numPr>
      </w:pPr>
      <w:r>
        <w:rPr>
          <w:b/>
          <w:bCs/>
        </w:rPr>
        <w:t xml:space="preserve">Catch common issues early</w:t>
      </w:r>
      <w:r>
        <w:t xml:space="preserve">: Copilot excels at identifying bugs, logic errors, security vulnerabilities, and style inconsistencies</w:t>
      </w:r>
    </w:p>
    <w:p>
      <w:pPr>
        <w:pStyle w:val="Compact"/>
        <w:numPr>
          <w:ilvl w:val="0"/>
          <w:numId w:val="1307"/>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7"/>
        </w:numPr>
      </w:pPr>
      <w:r>
        <w:rPr>
          <w:b/>
          <w:bCs/>
        </w:rPr>
        <w:t xml:space="preserve">Learn from feedback</w:t>
      </w:r>
      <w:r>
        <w:t xml:space="preserve">: Even experienced developers benefit from Copilot’s perspective on best practices and potential improvements</w:t>
      </w:r>
    </w:p>
    <w:p>
      <w:pPr>
        <w:pStyle w:val="Compact"/>
        <w:numPr>
          <w:ilvl w:val="0"/>
          <w:numId w:val="1307"/>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8"/>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8"/>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9"/>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9"/>
        </w:numPr>
      </w:pPr>
      <w:r>
        <w:rPr>
          <w:b/>
          <w:bCs/>
        </w:rPr>
        <w:t xml:space="preserve">If the comment is incorrect or not applicable</w:t>
      </w:r>
      <w:r>
        <w:t xml:space="preserve">: Dismiss the comment with an explanation for why it doesn’t apply</w:t>
      </w:r>
    </w:p>
    <w:p>
      <w:pPr>
        <w:pStyle w:val="Compact"/>
        <w:numPr>
          <w:ilvl w:val="1"/>
          <w:numId w:val="1309"/>
        </w:numPr>
      </w:pPr>
      <w:r>
        <w:rPr>
          <w:b/>
          <w:bCs/>
        </w:rPr>
        <w:t xml:space="preserve">If you’re uncertain</w:t>
      </w:r>
      <w:r>
        <w:t xml:space="preserve">: Seek a second opinion from a human reviewer or do additional research</w:t>
      </w:r>
    </w:p>
    <w:p>
      <w:pPr>
        <w:numPr>
          <w:ilvl w:val="0"/>
          <w:numId w:val="1308"/>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8"/>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8"/>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0"/>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0"/>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0"/>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0"/>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4"/>
    <w:bookmarkStart w:id="725"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1"/>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1"/>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1"/>
        </w:numPr>
      </w:pPr>
      <w:r>
        <w:rPr>
          <w:b/>
          <w:bCs/>
        </w:rPr>
        <w:t xml:space="preserve">PR author(s)</w:t>
      </w:r>
      <w:r>
        <w:t xml:space="preserve">: Makes commits to the PR branch (when Copilot creates commits, both Copilot and the prompter are co-authors)</w:t>
      </w:r>
    </w:p>
    <w:p>
      <w:pPr>
        <w:pStyle w:val="Compact"/>
        <w:numPr>
          <w:ilvl w:val="0"/>
          <w:numId w:val="1311"/>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1"/>
        </w:numPr>
      </w:pPr>
      <w:r>
        <w:rPr>
          <w:b/>
          <w:bCs/>
        </w:rPr>
        <w:t xml:space="preserve">PR reviewer(s)</w:t>
      </w:r>
      <w:r>
        <w:t xml:space="preserve">: Reviews the PR and provides feedback. The PR manager often also serves as the lead reviewer</w:t>
      </w:r>
    </w:p>
    <w:p>
      <w:pPr>
        <w:pStyle w:val="Compact"/>
        <w:numPr>
          <w:ilvl w:val="0"/>
          <w:numId w:val="1311"/>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2"/>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2"/>
        </w:numPr>
      </w:pPr>
      <w:r>
        <w:t xml:space="preserve">The prompter may or may not be the same person who originally created the issue</w:t>
      </w:r>
    </w:p>
    <w:p>
      <w:pPr>
        <w:pStyle w:val="Compact"/>
        <w:numPr>
          <w:ilvl w:val="1"/>
          <w:numId w:val="1313"/>
        </w:numPr>
      </w:pPr>
      <w:r>
        <w:t xml:space="preserve">In projects with a user base, users often submit issues (bug reports, feature requests)</w:t>
      </w:r>
    </w:p>
    <w:p>
      <w:pPr>
        <w:pStyle w:val="Compact"/>
        <w:numPr>
          <w:ilvl w:val="1"/>
          <w:numId w:val="1313"/>
        </w:numPr>
      </w:pPr>
      <w:r>
        <w:t xml:space="preserve">A project maintainer then steps in, adds their perspective, and assigns the issue to Copilot</w:t>
      </w:r>
    </w:p>
    <w:p>
      <w:pPr>
        <w:pStyle w:val="Compact"/>
        <w:numPr>
          <w:ilvl w:val="1"/>
          <w:numId w:val="1313"/>
        </w:numPr>
      </w:pPr>
      <w:r>
        <w:t xml:space="preserve">In this case, the maintainer who assigned Copilot is the prompter, not the original issue creator</w:t>
      </w:r>
    </w:p>
    <w:p>
      <w:pPr>
        <w:pStyle w:val="Compact"/>
        <w:numPr>
          <w:ilvl w:val="0"/>
          <w:numId w:val="1312"/>
        </w:numPr>
      </w:pPr>
      <w:r>
        <w:t xml:space="preserve">Copilot created the PR with the prompter as co-author</w:t>
      </w:r>
    </w:p>
    <w:p>
      <w:pPr>
        <w:pStyle w:val="Compact"/>
        <w:numPr>
          <w:ilvl w:val="0"/>
          <w:numId w:val="1312"/>
        </w:numPr>
      </w:pPr>
      <w:r>
        <w:t xml:space="preserve">The prompter (now acting as PR manager) requested your review</w:t>
      </w:r>
    </w:p>
    <w:p>
      <w:pPr>
        <w:pStyle w:val="Compact"/>
        <w:numPr>
          <w:ilvl w:val="0"/>
          <w:numId w:val="1312"/>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4"/>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5"/>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5"/>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5"/>
        </w:numPr>
      </w:pPr>
      <w:r>
        <w:t xml:space="preserve">Both options allow you to provide feedback without directly triggering Copilot</w:t>
      </w:r>
    </w:p>
    <w:p>
      <w:pPr>
        <w:pStyle w:val="Compact"/>
        <w:numPr>
          <w:ilvl w:val="0"/>
          <w:numId w:val="1314"/>
        </w:numPr>
      </w:pPr>
      <w:r>
        <w:rPr>
          <w:b/>
          <w:bCs/>
        </w:rPr>
        <w:t xml:space="preserve">Don’t ask Copilot to make changes directly</w:t>
      </w:r>
      <w:r>
        <w:t xml:space="preserve">:</w:t>
      </w:r>
    </w:p>
    <w:p>
      <w:pPr>
        <w:pStyle w:val="Compact"/>
        <w:numPr>
          <w:ilvl w:val="1"/>
          <w:numId w:val="1316"/>
        </w:numPr>
      </w:pPr>
      <w:r>
        <w:t xml:space="preserve">Avoid using features that would trigger Copilot to start working immediately</w:t>
      </w:r>
    </w:p>
    <w:p>
      <w:pPr>
        <w:pStyle w:val="Compact"/>
        <w:numPr>
          <w:ilvl w:val="1"/>
          <w:numId w:val="1316"/>
        </w:numPr>
      </w:pPr>
      <w:r>
        <w:t xml:space="preserve">Let the PR manager decide whether to ask Copilot to address your comments or make changes themselves</w:t>
      </w:r>
    </w:p>
    <w:p>
      <w:pPr>
        <w:pStyle w:val="Compact"/>
        <w:numPr>
          <w:ilvl w:val="0"/>
          <w:numId w:val="1314"/>
        </w:numPr>
      </w:pPr>
      <w:r>
        <w:rPr>
          <w:b/>
          <w:bCs/>
        </w:rPr>
        <w:t xml:space="preserve">Write clear, actionable comments</w:t>
      </w:r>
      <w:r>
        <w:t xml:space="preserve">:</w:t>
      </w:r>
    </w:p>
    <w:p>
      <w:pPr>
        <w:pStyle w:val="Compact"/>
        <w:numPr>
          <w:ilvl w:val="1"/>
          <w:numId w:val="1317"/>
        </w:numPr>
      </w:pPr>
      <w:r>
        <w:t xml:space="preserve">Explain what needs to change and why</w:t>
      </w:r>
    </w:p>
    <w:p>
      <w:pPr>
        <w:pStyle w:val="Compact"/>
        <w:numPr>
          <w:ilvl w:val="1"/>
          <w:numId w:val="1317"/>
        </w:numPr>
      </w:pPr>
      <w:r>
        <w:t xml:space="preserve">Suggest specific solutions when appropriate</w:t>
      </w:r>
    </w:p>
    <w:p>
      <w:pPr>
        <w:pStyle w:val="Compact"/>
        <w:numPr>
          <w:ilvl w:val="1"/>
          <w:numId w:val="1317"/>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8"/>
        </w:numPr>
      </w:pPr>
      <w:r>
        <w:rPr>
          <w:b/>
          <w:bCs/>
        </w:rPr>
        <w:t xml:space="preserve">Review all comments carefully</w:t>
      </w:r>
      <w:r>
        <w:t xml:space="preserve">:</w:t>
      </w:r>
    </w:p>
    <w:p>
      <w:pPr>
        <w:pStyle w:val="Compact"/>
        <w:numPr>
          <w:ilvl w:val="1"/>
          <w:numId w:val="1319"/>
        </w:numPr>
      </w:pPr>
      <w:r>
        <w:t xml:space="preserve">Decide which comments you agree with</w:t>
      </w:r>
    </w:p>
    <w:p>
      <w:pPr>
        <w:pStyle w:val="Compact"/>
        <w:numPr>
          <w:ilvl w:val="1"/>
          <w:numId w:val="1319"/>
        </w:numPr>
      </w:pPr>
      <w:r>
        <w:t xml:space="preserve">Dismiss or respond to comments you don’t entirely agree with</w:t>
      </w:r>
    </w:p>
    <w:p>
      <w:pPr>
        <w:pStyle w:val="Compact"/>
        <w:numPr>
          <w:ilvl w:val="1"/>
          <w:numId w:val="1319"/>
        </w:numPr>
      </w:pPr>
      <w:r>
        <w:t xml:space="preserve">This ensures Copilot only addresses feedback you’ve validated</w:t>
      </w:r>
    </w:p>
    <w:p>
      <w:pPr>
        <w:pStyle w:val="Compact"/>
        <w:numPr>
          <w:ilvl w:val="0"/>
          <w:numId w:val="1318"/>
        </w:numPr>
      </w:pPr>
      <w:r>
        <w:rPr>
          <w:b/>
          <w:bCs/>
        </w:rPr>
        <w:t xml:space="preserve">Choose how to address valid feedback</w:t>
      </w:r>
      <w:r>
        <w:t xml:space="preserve">:</w:t>
      </w:r>
    </w:p>
    <w:p>
      <w:pPr>
        <w:pStyle w:val="Compact"/>
        <w:numPr>
          <w:ilvl w:val="1"/>
          <w:numId w:val="1320"/>
        </w:numPr>
      </w:pPr>
      <w:r>
        <w:rPr>
          <w:b/>
          <w:bCs/>
        </w:rPr>
        <w:t xml:space="preserve">Option A</w:t>
      </w:r>
      <w:r>
        <w:t xml:space="preserve">: Make the changes yourself (faster for simple fixes)</w:t>
      </w:r>
    </w:p>
    <w:p>
      <w:pPr>
        <w:pStyle w:val="Compact"/>
        <w:numPr>
          <w:ilvl w:val="1"/>
          <w:numId w:val="1320"/>
        </w:numPr>
      </w:pPr>
      <w:r>
        <w:rPr>
          <w:b/>
          <w:bCs/>
        </w:rPr>
        <w:t xml:space="preserve">Option B</w:t>
      </w:r>
      <w:r>
        <w:t xml:space="preserve">: Ask Copilot to address the feedback (better for complex changes)</w:t>
      </w:r>
    </w:p>
    <w:p>
      <w:pPr>
        <w:pStyle w:val="Compact"/>
        <w:numPr>
          <w:ilvl w:val="1"/>
          <w:numId w:val="1320"/>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8"/>
        </w:numPr>
      </w:pPr>
      <w:r>
        <w:rPr>
          <w:b/>
          <w:bCs/>
        </w:rPr>
        <w:t xml:space="preserve">Maintain clear communication</w:t>
      </w:r>
      <w:r>
        <w:t xml:space="preserve">:</w:t>
      </w:r>
    </w:p>
    <w:p>
      <w:pPr>
        <w:pStyle w:val="Compact"/>
        <w:numPr>
          <w:ilvl w:val="1"/>
          <w:numId w:val="1321"/>
        </w:numPr>
      </w:pPr>
      <w:r>
        <w:t xml:space="preserve">Let reviewers know how you plan to address their feedback</w:t>
      </w:r>
    </w:p>
    <w:p>
      <w:pPr>
        <w:pStyle w:val="Compact"/>
        <w:numPr>
          <w:ilvl w:val="1"/>
          <w:numId w:val="1321"/>
        </w:numPr>
      </w:pPr>
      <w:r>
        <w:t xml:space="preserve">Mark conversations as resolved after addressing them</w:t>
      </w:r>
    </w:p>
    <w:p>
      <w:pPr>
        <w:pStyle w:val="Compact"/>
        <w:numPr>
          <w:ilvl w:val="1"/>
          <w:numId w:val="1321"/>
        </w:numPr>
      </w:pPr>
      <w:r>
        <w:t xml:space="preserve">Request re-review from humans after Copilot makes significant changes</w:t>
      </w:r>
    </w:p>
    <w:p>
      <w:pPr>
        <w:pStyle w:val="Compact"/>
        <w:numPr>
          <w:ilvl w:val="1"/>
          <w:numId w:val="1321"/>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2"/>
        </w:numPr>
      </w:pPr>
      <w:r>
        <w:t xml:space="preserve">The original PR manager is unavailable or on leave</w:t>
      </w:r>
    </w:p>
    <w:p>
      <w:pPr>
        <w:pStyle w:val="Compact"/>
        <w:numPr>
          <w:ilvl w:val="0"/>
          <w:numId w:val="1322"/>
        </w:numPr>
      </w:pPr>
      <w:r>
        <w:t xml:space="preserve">Someone with different expertise needs to guide the remaining work</w:t>
      </w:r>
    </w:p>
    <w:p>
      <w:pPr>
        <w:pStyle w:val="Compact"/>
        <w:numPr>
          <w:ilvl w:val="0"/>
          <w:numId w:val="1322"/>
        </w:numPr>
      </w:pPr>
      <w:r>
        <w:t xml:space="preserve">Responsibilities are being redistributed within the team</w:t>
      </w:r>
    </w:p>
    <w:p>
      <w:pPr>
        <w:pStyle w:val="FirstParagraph"/>
      </w:pPr>
      <w:r>
        <w:t xml:space="preserve">To transfer the PR manager role:</w:t>
      </w:r>
    </w:p>
    <w:p>
      <w:pPr>
        <w:pStyle w:val="Compact"/>
        <w:numPr>
          <w:ilvl w:val="0"/>
          <w:numId w:val="1323"/>
        </w:numPr>
      </w:pPr>
      <w:r>
        <w:t xml:space="preserve">The original PR manager should clearly communicate the handover to all reviewers</w:t>
      </w:r>
    </w:p>
    <w:p>
      <w:pPr>
        <w:pStyle w:val="Compact"/>
        <w:numPr>
          <w:ilvl w:val="0"/>
          <w:numId w:val="1323"/>
        </w:numPr>
      </w:pPr>
      <w:r>
        <w:t xml:space="preserve">The new PR manager should review the PR’s history and any open feedback</w:t>
      </w:r>
    </w:p>
    <w:p>
      <w:pPr>
        <w:pStyle w:val="Compact"/>
        <w:numPr>
          <w:ilvl w:val="0"/>
          <w:numId w:val="1323"/>
        </w:numPr>
      </w:pPr>
      <w:r>
        <w:t xml:space="preserve">The new PR manager should take over responding to Copilot and managing future iterations</w:t>
      </w:r>
    </w:p>
    <w:p>
      <w:pPr>
        <w:pStyle w:val="Compact"/>
        <w:numPr>
          <w:ilvl w:val="0"/>
          <w:numId w:val="1323"/>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5"/>
    <w:bookmarkEnd w:id="726"/>
    <w:bookmarkEnd w:id="727"/>
    <w:bookmarkStart w:id="737" w:name="checklists"/>
    <w:p>
      <w:pPr>
        <w:pStyle w:val="Heading1"/>
      </w:pPr>
      <w:r>
        <w:t xml:space="preserve">19. Checklists</w:t>
      </w:r>
    </w:p>
    <w:p>
      <w:pPr>
        <w:pStyle w:val="FirstParagraph"/>
      </w:pPr>
      <w:r>
        <w:t xml:space="preserve">Adapted by UCD-SeRG team from</w:t>
      </w:r>
      <w:r>
        <w:t xml:space="preserve"> </w:t>
      </w:r>
      <w:hyperlink r:id="rId728">
        <w:r>
          <w:rPr>
            <w:rStyle w:val="Hyperlink"/>
          </w:rPr>
          <w:t xml:space="preserve">original by Jade Benjamin-Chung</w:t>
        </w:r>
      </w:hyperlink>
    </w:p>
    <w:bookmarkStart w:id="729" w:name="pre-analysis-plan-checklist"/>
    <w:p>
      <w:pPr>
        <w:pStyle w:val="Heading2"/>
      </w:pPr>
      <w:r>
        <w:t xml:space="preserve">19.1 Pre-analysis plan checklist</w:t>
      </w:r>
    </w:p>
    <w:p>
      <w:pPr>
        <w:pStyle w:val="Compact"/>
        <w:numPr>
          <w:ilvl w:val="0"/>
          <w:numId w:val="1324"/>
        </w:numPr>
      </w:pPr>
      <w:r>
        <w:t xml:space="preserve">Brief background on the study (a condensed version of the introduction section of the paper)</w:t>
      </w:r>
    </w:p>
    <w:p>
      <w:pPr>
        <w:pStyle w:val="Compact"/>
        <w:numPr>
          <w:ilvl w:val="0"/>
          <w:numId w:val="1324"/>
        </w:numPr>
      </w:pPr>
      <w:r>
        <w:t xml:space="preserve">Hypotheses / objectives</w:t>
      </w:r>
    </w:p>
    <w:p>
      <w:pPr>
        <w:pStyle w:val="Compact"/>
        <w:numPr>
          <w:ilvl w:val="0"/>
          <w:numId w:val="1324"/>
        </w:numPr>
      </w:pPr>
      <w:r>
        <w:t xml:space="preserve">Study design</w:t>
      </w:r>
    </w:p>
    <w:p>
      <w:pPr>
        <w:pStyle w:val="Compact"/>
        <w:numPr>
          <w:ilvl w:val="0"/>
          <w:numId w:val="1324"/>
        </w:numPr>
      </w:pPr>
      <w:r>
        <w:t xml:space="preserve">Description of data</w:t>
      </w:r>
    </w:p>
    <w:p>
      <w:pPr>
        <w:pStyle w:val="Compact"/>
        <w:numPr>
          <w:ilvl w:val="0"/>
          <w:numId w:val="1324"/>
        </w:numPr>
      </w:pPr>
      <w:r>
        <w:t xml:space="preserve">Definition of outcomes</w:t>
      </w:r>
    </w:p>
    <w:p>
      <w:pPr>
        <w:pStyle w:val="Compact"/>
        <w:numPr>
          <w:ilvl w:val="0"/>
          <w:numId w:val="1324"/>
        </w:numPr>
      </w:pPr>
      <w:r>
        <w:t xml:space="preserve">Definition of interventions / exposures</w:t>
      </w:r>
    </w:p>
    <w:p>
      <w:pPr>
        <w:pStyle w:val="Compact"/>
        <w:numPr>
          <w:ilvl w:val="0"/>
          <w:numId w:val="1324"/>
        </w:numPr>
      </w:pPr>
      <w:r>
        <w:t xml:space="preserve">Definition of covariates</w:t>
      </w:r>
    </w:p>
    <w:p>
      <w:pPr>
        <w:pStyle w:val="Compact"/>
        <w:numPr>
          <w:ilvl w:val="0"/>
          <w:numId w:val="1324"/>
        </w:numPr>
      </w:pPr>
      <w:r>
        <w:t xml:space="preserve">Statistical power calculation</w:t>
      </w:r>
    </w:p>
    <w:p>
      <w:pPr>
        <w:pStyle w:val="Compact"/>
        <w:numPr>
          <w:ilvl w:val="0"/>
          <w:numId w:val="1324"/>
        </w:numPr>
      </w:pPr>
      <w:r>
        <w:t xml:space="preserve">Statistical model description</w:t>
      </w:r>
    </w:p>
    <w:p>
      <w:pPr>
        <w:pStyle w:val="Compact"/>
        <w:numPr>
          <w:ilvl w:val="0"/>
          <w:numId w:val="1324"/>
        </w:numPr>
      </w:pPr>
      <w:r>
        <w:t xml:space="preserve">Covariate selection / screening</w:t>
      </w:r>
    </w:p>
    <w:p>
      <w:pPr>
        <w:pStyle w:val="Compact"/>
        <w:numPr>
          <w:ilvl w:val="0"/>
          <w:numId w:val="1324"/>
        </w:numPr>
      </w:pPr>
      <w:r>
        <w:t xml:space="preserve">Standard error estimation method</w:t>
      </w:r>
    </w:p>
    <w:p>
      <w:pPr>
        <w:pStyle w:val="Compact"/>
        <w:numPr>
          <w:ilvl w:val="0"/>
          <w:numId w:val="1324"/>
        </w:numPr>
      </w:pPr>
      <w:r>
        <w:t xml:space="preserve">Missing data analysis</w:t>
      </w:r>
    </w:p>
    <w:p>
      <w:pPr>
        <w:pStyle w:val="Compact"/>
        <w:numPr>
          <w:ilvl w:val="0"/>
          <w:numId w:val="1324"/>
        </w:numPr>
      </w:pPr>
      <w:r>
        <w:t xml:space="preserve">Assessment of effect modification / subgroup analyses</w:t>
      </w:r>
    </w:p>
    <w:p>
      <w:pPr>
        <w:pStyle w:val="Compact"/>
        <w:numPr>
          <w:ilvl w:val="0"/>
          <w:numId w:val="1324"/>
        </w:numPr>
      </w:pPr>
      <w:r>
        <w:t xml:space="preserve">Sensitivity analyses</w:t>
      </w:r>
    </w:p>
    <w:p>
      <w:pPr>
        <w:pStyle w:val="Compact"/>
        <w:numPr>
          <w:ilvl w:val="0"/>
          <w:numId w:val="1324"/>
        </w:numPr>
      </w:pPr>
      <w:r>
        <w:t xml:space="preserve">Negative control analyses</w:t>
      </w:r>
    </w:p>
    <w:bookmarkEnd w:id="729"/>
    <w:bookmarkStart w:id="731" w:name="code-checklist"/>
    <w:p>
      <w:pPr>
        <w:pStyle w:val="Heading2"/>
      </w:pPr>
      <w:r>
        <w:t xml:space="preserve">19.2 Code checklist</w:t>
      </w:r>
    </w:p>
    <w:p>
      <w:pPr>
        <w:pStyle w:val="Compact"/>
        <w:numPr>
          <w:ilvl w:val="0"/>
          <w:numId w:val="1325"/>
        </w:numPr>
      </w:pPr>
      <w:r>
        <w:t xml:space="preserve">Does the script run without errors?</w:t>
      </w:r>
    </w:p>
    <w:p>
      <w:pPr>
        <w:pStyle w:val="Compact"/>
        <w:numPr>
          <w:ilvl w:val="0"/>
          <w:numId w:val="1325"/>
        </w:numPr>
      </w:pPr>
      <w:r>
        <w:t xml:space="preserve">Is code self-contained within repo and/or associated Box folder?</w:t>
      </w:r>
    </w:p>
    <w:p>
      <w:pPr>
        <w:pStyle w:val="Compact"/>
        <w:numPr>
          <w:ilvl w:val="0"/>
          <w:numId w:val="1325"/>
        </w:numPr>
      </w:pPr>
      <w:r>
        <w:t xml:space="preserve">Is all commented out code / remarks removed?</w:t>
      </w:r>
    </w:p>
    <w:p>
      <w:pPr>
        <w:pStyle w:val="Compact"/>
        <w:numPr>
          <w:ilvl w:val="0"/>
          <w:numId w:val="1325"/>
        </w:numPr>
      </w:pPr>
      <w:r>
        <w:t xml:space="preserve">Does the header accurately describe the process completed in the script?</w:t>
      </w:r>
    </w:p>
    <w:p>
      <w:pPr>
        <w:pStyle w:val="Compact"/>
        <w:numPr>
          <w:ilvl w:val="0"/>
          <w:numId w:val="1325"/>
        </w:numPr>
      </w:pPr>
      <w:r>
        <w:t xml:space="preserve">Is the script pushed to its github repository?</w:t>
      </w:r>
    </w:p>
    <w:p>
      <w:pPr>
        <w:pStyle w:val="Compact"/>
        <w:numPr>
          <w:ilvl w:val="0"/>
          <w:numId w:val="1325"/>
        </w:numPr>
      </w:pPr>
      <w:r>
        <w:t xml:space="preserve">Does the code adhere to the</w:t>
      </w:r>
      <w:r>
        <w:t xml:space="preserve"> </w:t>
      </w:r>
      <w:hyperlink r:id="rId730">
        <w:r>
          <w:rPr>
            <w:rStyle w:val="Hyperlink"/>
          </w:rPr>
          <w:t xml:space="preserve">coding style guide</w:t>
        </w:r>
      </w:hyperlink>
      <w:r>
        <w:t xml:space="preserve">?</w:t>
      </w:r>
    </w:p>
    <w:p>
      <w:pPr>
        <w:pStyle w:val="Compact"/>
        <w:numPr>
          <w:ilvl w:val="0"/>
          <w:numId w:val="1325"/>
        </w:numPr>
      </w:pPr>
      <w:r>
        <w:t xml:space="preserve">Are all warnings ignorable? Should any warnings be intentionally suppressed or addressed?</w:t>
      </w:r>
    </w:p>
    <w:bookmarkEnd w:id="731"/>
    <w:bookmarkStart w:id="73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6"/>
        </w:numPr>
      </w:pPr>
      <w:r>
        <w:t xml:space="preserve">Are the study results within the manuscript replicable (i.e., if you rerun the code in the study’s repository, the tables and figures will be exactly replicated?)</w:t>
      </w:r>
    </w:p>
    <w:p>
      <w:pPr>
        <w:pStyle w:val="Compact"/>
        <w:numPr>
          <w:ilvl w:val="0"/>
          <w:numId w:val="1326"/>
        </w:numPr>
      </w:pPr>
      <w:r>
        <w:t xml:space="preserve">Is a target journal selected?</w:t>
      </w:r>
    </w:p>
    <w:p>
      <w:pPr>
        <w:pStyle w:val="Compact"/>
        <w:numPr>
          <w:ilvl w:val="0"/>
          <w:numId w:val="1326"/>
        </w:numPr>
      </w:pPr>
      <w:r>
        <w:t xml:space="preserve">Is the title declarative, in other words, does it state the object/findings rather than suggest them?</w:t>
      </w:r>
    </w:p>
    <w:p>
      <w:pPr>
        <w:pStyle w:val="Compact"/>
        <w:numPr>
          <w:ilvl w:val="0"/>
          <w:numId w:val="1326"/>
        </w:numPr>
      </w:pPr>
      <w:r>
        <w:t xml:space="preserve">Is the word count of the manuscript close to the target journal’s allowance?</w:t>
      </w:r>
    </w:p>
    <w:p>
      <w:pPr>
        <w:pStyle w:val="Compact"/>
        <w:numPr>
          <w:ilvl w:val="0"/>
          <w:numId w:val="1326"/>
        </w:numPr>
      </w:pPr>
      <w:r>
        <w:t xml:space="preserve">Does the manuscript adhere to the formatting guide of the target journal?</w:t>
      </w:r>
    </w:p>
    <w:p>
      <w:pPr>
        <w:pStyle w:val="Compact"/>
        <w:numPr>
          <w:ilvl w:val="0"/>
          <w:numId w:val="1326"/>
        </w:numPr>
      </w:pPr>
      <w:r>
        <w:t xml:space="preserve">Does the manuscript use a consistent voice (passive or active – usually active is preferred … pun intended)?</w:t>
      </w:r>
    </w:p>
    <w:p>
      <w:pPr>
        <w:pStyle w:val="Compact"/>
        <w:numPr>
          <w:ilvl w:val="0"/>
          <w:numId w:val="1326"/>
        </w:numPr>
      </w:pPr>
      <w:r>
        <w:t xml:space="preserve">Is each figure and table (including supplementary material) referenced in the main text?</w:t>
      </w:r>
    </w:p>
    <w:p>
      <w:pPr>
        <w:pStyle w:val="Compact"/>
        <w:numPr>
          <w:ilvl w:val="0"/>
          <w:numId w:val="1326"/>
        </w:numPr>
      </w:pPr>
      <w:r>
        <w:t xml:space="preserve">Is there a caption for each figure and table (including supplementary material)?</w:t>
      </w:r>
    </w:p>
    <w:p>
      <w:pPr>
        <w:pStyle w:val="Compact"/>
        <w:numPr>
          <w:ilvl w:val="0"/>
          <w:numId w:val="1326"/>
        </w:numPr>
      </w:pPr>
      <w:r>
        <w:t xml:space="preserve">Are tables/figures and supplementary material numbered in accordance with their appearance in the main text?</w:t>
      </w:r>
    </w:p>
    <w:p>
      <w:pPr>
        <w:pStyle w:val="Compact"/>
        <w:numPr>
          <w:ilvl w:val="0"/>
          <w:numId w:val="1326"/>
        </w:numPr>
      </w:pPr>
      <w:r>
        <w:t xml:space="preserve">Does the text use past tense if it is reporting research findings or future tense if it is a study protocol?</w:t>
      </w:r>
    </w:p>
    <w:p>
      <w:pPr>
        <w:pStyle w:val="Compact"/>
        <w:numPr>
          <w:ilvl w:val="0"/>
          <w:numId w:val="13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6"/>
        </w:numPr>
      </w:pPr>
      <w:r>
        <w:t xml:space="preserve">Does the text use minimal abbreviations, and are all abbreviations defined at first use?</w:t>
      </w:r>
    </w:p>
    <w:p>
      <w:pPr>
        <w:pStyle w:val="Compact"/>
        <w:numPr>
          <w:ilvl w:val="0"/>
          <w:numId w:val="1326"/>
        </w:numPr>
      </w:pPr>
      <w:r>
        <w:t xml:space="preserve">Does the text avoid directionless words? (e.g., instead of writing, ‘Precipitation influences disease risk’, write, ‘Precipitation was associated with increased disease risk’).</w:t>
      </w:r>
    </w:p>
    <w:p>
      <w:pPr>
        <w:pStyle w:val="Compact"/>
        <w:numPr>
          <w:ilvl w:val="0"/>
          <w:numId w:val="13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2">
        <w:r>
          <w:rPr>
            <w:rStyle w:val="Hyperlink"/>
          </w:rPr>
          <w:t xml:space="preserve">here</w:t>
        </w:r>
      </w:hyperlink>
      <w:r>
        <w:t xml:space="preserve">)</w:t>
      </w:r>
    </w:p>
    <w:p>
      <w:pPr>
        <w:pStyle w:val="Compact"/>
        <w:numPr>
          <w:ilvl w:val="0"/>
          <w:numId w:val="132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3"/>
    <w:bookmarkStart w:id="736" w:name="figure-checklist"/>
    <w:p>
      <w:pPr>
        <w:pStyle w:val="Heading2"/>
      </w:pPr>
      <w:r>
        <w:t xml:space="preserve">19.4 Figure checklist</w:t>
      </w:r>
    </w:p>
    <w:p>
      <w:pPr>
        <w:pStyle w:val="Compact"/>
        <w:numPr>
          <w:ilvl w:val="0"/>
          <w:numId w:val="1327"/>
        </w:numPr>
      </w:pPr>
      <w:r>
        <w:t xml:space="preserve">Are the x-axis and y-axis labeled?</w:t>
      </w:r>
    </w:p>
    <w:p>
      <w:pPr>
        <w:pStyle w:val="Compact"/>
        <w:numPr>
          <w:ilvl w:val="0"/>
          <w:numId w:val="1327"/>
        </w:numPr>
      </w:pPr>
      <w:r>
        <w:t xml:space="preserve">If the figure includes panels, is each panel labeled?</w:t>
      </w:r>
    </w:p>
    <w:p>
      <w:pPr>
        <w:pStyle w:val="Compact"/>
        <w:numPr>
          <w:ilvl w:val="0"/>
          <w:numId w:val="1327"/>
        </w:numPr>
      </w:pPr>
      <w:r>
        <w:t xml:space="preserve">Are there sufficient numerical / text labels and breaks on the x-axis and y-axis?</w:t>
      </w:r>
    </w:p>
    <w:p>
      <w:pPr>
        <w:pStyle w:val="Compact"/>
        <w:numPr>
          <w:ilvl w:val="0"/>
          <w:numId w:val="1327"/>
        </w:numPr>
      </w:pPr>
      <w:r>
        <w:t xml:space="preserve">Is the font size appropriate (i.e., large enough to read, not so large that it distracts from the data presented in the figure?)</w:t>
      </w:r>
    </w:p>
    <w:p>
      <w:pPr>
        <w:pStyle w:val="Compact"/>
        <w:numPr>
          <w:ilvl w:val="0"/>
          <w:numId w:val="1327"/>
        </w:numPr>
      </w:pPr>
      <w:r>
        <w:t xml:space="preserve">Are the colors used colorblind friendly? See a colorblind-friendly palette</w:t>
      </w:r>
      <w:r>
        <w:t xml:space="preserve"> </w:t>
      </w:r>
      <w:hyperlink r:id="rId734">
        <w:r>
          <w:rPr>
            <w:rStyle w:val="Hyperlink"/>
          </w:rPr>
          <w:t xml:space="preserve">here</w:t>
        </w:r>
      </w:hyperlink>
      <w:r>
        <w:t xml:space="preserve">, a neat palette generator with colorblind options</w:t>
      </w:r>
      <w:r>
        <w:t xml:space="preserve"> </w:t>
      </w:r>
      <w:hyperlink r:id="rId73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7"/>
        </w:numPr>
      </w:pPr>
      <w:r>
        <w:t xml:space="preserve">Are colors/shapes/line types defined in a legend?</w:t>
      </w:r>
    </w:p>
    <w:p>
      <w:pPr>
        <w:pStyle w:val="Compact"/>
        <w:numPr>
          <w:ilvl w:val="0"/>
          <w:numId w:val="1327"/>
        </w:numPr>
      </w:pPr>
      <w:r>
        <w:t xml:space="preserve">Are the legends and other labels easy to understand with minimal abbreviations?</w:t>
      </w:r>
    </w:p>
    <w:p>
      <w:pPr>
        <w:pStyle w:val="Compact"/>
        <w:numPr>
          <w:ilvl w:val="0"/>
          <w:numId w:val="1327"/>
        </w:numPr>
      </w:pPr>
      <w:r>
        <w:t xml:space="preserve">If there is overplotting, is transparency used to show overlapping data?</w:t>
      </w:r>
    </w:p>
    <w:p>
      <w:pPr>
        <w:pStyle w:val="Compact"/>
        <w:numPr>
          <w:ilvl w:val="0"/>
          <w:numId w:val="1327"/>
        </w:numPr>
      </w:pPr>
      <w:r>
        <w:t xml:space="preserve">Are 95% confidence intervals or other measures of precision shown, if applicable?</w:t>
      </w:r>
    </w:p>
    <w:p>
      <w:r>
        <w:br w:type="page"/>
      </w:r>
    </w:p>
    <w:bookmarkEnd w:id="736"/>
    <w:bookmarkEnd w:id="737"/>
    <w:bookmarkStart w:id="781" w:name="resources-2"/>
    <w:p>
      <w:pPr>
        <w:pStyle w:val="Heading1"/>
      </w:pPr>
      <w:r>
        <w:t xml:space="preserve">20. Resources</w:t>
      </w:r>
    </w:p>
    <w:p>
      <w:pPr>
        <w:pStyle w:val="FirstParagraph"/>
      </w:pPr>
      <w:r>
        <w:t xml:space="preserve">Adapted by UCD-SeRG team from</w:t>
      </w:r>
      <w:r>
        <w:t xml:space="preserve"> </w:t>
      </w:r>
      <w:hyperlink r:id="rId738">
        <w:r>
          <w:rPr>
            <w:rStyle w:val="Hyperlink"/>
          </w:rPr>
          <w:t xml:space="preserve">original by Jade Benjamin-Chung and Kunal Mishra</w:t>
        </w:r>
      </w:hyperlink>
    </w:p>
    <w:bookmarkStart w:id="755" w:name="resources-for-r"/>
    <w:p>
      <w:pPr>
        <w:pStyle w:val="Heading2"/>
      </w:pPr>
      <w:r>
        <w:t xml:space="preserve">20.1 Resources for R</w:t>
      </w:r>
    </w:p>
    <w:bookmarkStart w:id="741" w:name="books-and-comprehensive-guides"/>
    <w:p>
      <w:pPr>
        <w:pStyle w:val="Heading3"/>
      </w:pPr>
      <w:r>
        <w:t xml:space="preserve">20.1.1 Books and Comprehensive Guides</w:t>
      </w:r>
    </w:p>
    <w:p>
      <w:pPr>
        <w:pStyle w:val="Compact"/>
        <w:numPr>
          <w:ilvl w:val="0"/>
          <w:numId w:val="132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8"/>
        </w:numPr>
      </w:pPr>
      <w:hyperlink r:id="rId739">
        <w:r>
          <w:rPr>
            <w:rStyle w:val="Hyperlink"/>
          </w:rPr>
          <w:t xml:space="preserve">Awesome R Package Development Tools</w:t>
        </w:r>
      </w:hyperlink>
      <w:r>
        <w:t xml:space="preserve"> </w:t>
      </w:r>
      <w:r>
        <w:t xml:space="preserve">- curated list of tools for R package development</w:t>
      </w:r>
    </w:p>
    <w:p>
      <w:pPr>
        <w:pStyle w:val="Compact"/>
        <w:numPr>
          <w:ilvl w:val="0"/>
          <w:numId w:val="13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8"/>
        </w:numPr>
      </w:pPr>
      <w:hyperlink r:id="rId740">
        <w:r>
          <w:rPr>
            <w:rStyle w:val="Hyperlink"/>
          </w:rPr>
          <w:t xml:space="preserve">Jade’s R-for-epi course</w:t>
        </w:r>
      </w:hyperlink>
    </w:p>
    <w:bookmarkEnd w:id="741"/>
    <w:bookmarkStart w:id="746"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29"/>
        </w:numPr>
      </w:pPr>
      <w:hyperlink r:id="rId742">
        <w:r>
          <w:rPr>
            <w:rStyle w:val="Hyperlink"/>
          </w:rPr>
          <w:t xml:space="preserve">Workshop Index</w:t>
        </w:r>
      </w:hyperlink>
      <w:r>
        <w:t xml:space="preserve"> </w:t>
      </w:r>
      <w:r>
        <w:t xml:space="preserve">- comprehensive catalog of all DataLab workshops</w:t>
      </w:r>
    </w:p>
    <w:p>
      <w:pPr>
        <w:pStyle w:val="Compact"/>
        <w:numPr>
          <w:ilvl w:val="0"/>
          <w:numId w:val="1329"/>
        </w:numPr>
      </w:pPr>
      <w:hyperlink r:id="rId743">
        <w:r>
          <w:rPr>
            <w:rStyle w:val="Hyperlink"/>
          </w:rPr>
          <w:t xml:space="preserve">R Basics Workshop</w:t>
        </w:r>
      </w:hyperlink>
      <w:r>
        <w:t xml:space="preserve"> </w:t>
      </w:r>
      <w:r>
        <w:t xml:space="preserve">- foundational R programming for beginners</w:t>
      </w:r>
    </w:p>
    <w:p>
      <w:pPr>
        <w:pStyle w:val="Compact"/>
        <w:numPr>
          <w:ilvl w:val="0"/>
          <w:numId w:val="1329"/>
        </w:numPr>
      </w:pPr>
      <w:hyperlink r:id="rId744">
        <w:r>
          <w:rPr>
            <w:rStyle w:val="Hyperlink"/>
          </w:rPr>
          <w:t xml:space="preserve">Research Toolkits</w:t>
        </w:r>
      </w:hyperlink>
      <w:r>
        <w:t xml:space="preserve"> </w:t>
      </w:r>
      <w:r>
        <w:t xml:space="preserve">- in-depth guides for research tools and methods</w:t>
      </w:r>
    </w:p>
    <w:p>
      <w:pPr>
        <w:pStyle w:val="Compact"/>
        <w:numPr>
          <w:ilvl w:val="0"/>
          <w:numId w:val="1329"/>
        </w:numPr>
      </w:pPr>
      <w:hyperlink r:id="rId745">
        <w:r>
          <w:rPr>
            <w:rStyle w:val="Hyperlink"/>
          </w:rPr>
          <w:t xml:space="preserve">Install Guides</w:t>
        </w:r>
      </w:hyperlink>
      <w:r>
        <w:t xml:space="preserve"> </w:t>
      </w:r>
      <w:r>
        <w:t xml:space="preserve">- setup instructions for data science software</w:t>
      </w:r>
    </w:p>
    <w:bookmarkEnd w:id="746"/>
    <w:bookmarkStart w:id="751" w:name="cheat-sheets"/>
    <w:p>
      <w:pPr>
        <w:pStyle w:val="Heading3"/>
      </w:pPr>
      <w:r>
        <w:t xml:space="preserve">20.1.3 Cheat Sheets</w:t>
      </w:r>
    </w:p>
    <w:p>
      <w:pPr>
        <w:pStyle w:val="Compact"/>
        <w:numPr>
          <w:ilvl w:val="0"/>
          <w:numId w:val="1330"/>
        </w:numPr>
      </w:pPr>
      <w:hyperlink r:id="rId747">
        <w:r>
          <w:rPr>
            <w:rStyle w:val="Hyperlink"/>
          </w:rPr>
          <w:t xml:space="preserve">dplyr and tidyr cheat sheet</w:t>
        </w:r>
      </w:hyperlink>
    </w:p>
    <w:p>
      <w:pPr>
        <w:pStyle w:val="Compact"/>
        <w:numPr>
          <w:ilvl w:val="0"/>
          <w:numId w:val="1330"/>
        </w:numPr>
      </w:pPr>
      <w:hyperlink r:id="rId748">
        <w:r>
          <w:rPr>
            <w:rStyle w:val="Hyperlink"/>
          </w:rPr>
          <w:t xml:space="preserve">ggplot cheat sheet</w:t>
        </w:r>
      </w:hyperlink>
    </w:p>
    <w:p>
      <w:pPr>
        <w:pStyle w:val="Compact"/>
        <w:numPr>
          <w:ilvl w:val="0"/>
          <w:numId w:val="1330"/>
        </w:numPr>
      </w:pPr>
      <w:hyperlink r:id="rId749">
        <w:r>
          <w:rPr>
            <w:rStyle w:val="Hyperlink"/>
          </w:rPr>
          <w:t xml:space="preserve">data table cheat sheet</w:t>
        </w:r>
      </w:hyperlink>
    </w:p>
    <w:p>
      <w:pPr>
        <w:pStyle w:val="Compact"/>
        <w:numPr>
          <w:ilvl w:val="0"/>
          <w:numId w:val="1330"/>
        </w:numPr>
      </w:pPr>
      <w:hyperlink r:id="rId750">
        <w:r>
          <w:rPr>
            <w:rStyle w:val="Hyperlink"/>
          </w:rPr>
          <w:t xml:space="preserve">RMarkdown cheat sheet</w:t>
        </w:r>
      </w:hyperlink>
    </w:p>
    <w:bookmarkEnd w:id="751"/>
    <w:bookmarkStart w:id="753" w:name="style-and-best-practices"/>
    <w:p>
      <w:pPr>
        <w:pStyle w:val="Heading3"/>
      </w:pPr>
      <w:r>
        <w:t xml:space="preserve">20.1.4 Style and Best Practices</w:t>
      </w:r>
    </w:p>
    <w:p>
      <w:pPr>
        <w:pStyle w:val="Compact"/>
        <w:numPr>
          <w:ilvl w:val="0"/>
          <w:numId w:val="1331"/>
        </w:numPr>
      </w:pPr>
      <w:hyperlink r:id="rId752">
        <w:r>
          <w:rPr>
            <w:rStyle w:val="Hyperlink"/>
          </w:rPr>
          <w:t xml:space="preserve">Hadley Wickham’s R Style Guide</w:t>
        </w:r>
      </w:hyperlink>
    </w:p>
    <w:bookmarkEnd w:id="753"/>
    <w:bookmarkStart w:id="754" w:name="tidy-evaluation-resources"/>
    <w:p>
      <w:pPr>
        <w:pStyle w:val="Heading3"/>
      </w:pPr>
      <w:r>
        <w:t xml:space="preserve">20.1.5 Tidy Evaluation Resources</w:t>
      </w:r>
    </w:p>
    <w:p>
      <w:pPr>
        <w:pStyle w:val="Compact"/>
        <w:numPr>
          <w:ilvl w:val="0"/>
          <w:numId w:val="1332"/>
        </w:numPr>
      </w:pPr>
      <w:hyperlink r:id="rId229">
        <w:r>
          <w:rPr>
            <w:rStyle w:val="Hyperlink"/>
          </w:rPr>
          <w:t xml:space="preserve">Tidy Eval in 5 Minutes</w:t>
        </w:r>
      </w:hyperlink>
      <w:r>
        <w:t xml:space="preserve"> </w:t>
      </w:r>
      <w:r>
        <w:t xml:space="preserve">(video)</w:t>
      </w:r>
    </w:p>
    <w:p>
      <w:pPr>
        <w:pStyle w:val="Compact"/>
        <w:numPr>
          <w:ilvl w:val="0"/>
          <w:numId w:val="1332"/>
        </w:numPr>
      </w:pPr>
      <w:hyperlink r:id="rId227">
        <w:r>
          <w:rPr>
            <w:rStyle w:val="Hyperlink"/>
          </w:rPr>
          <w:t xml:space="preserve">Tidy Evaluation</w:t>
        </w:r>
      </w:hyperlink>
      <w:r>
        <w:t xml:space="preserve"> </w:t>
      </w:r>
      <w:r>
        <w:t xml:space="preserve">(e-book)</w:t>
      </w:r>
    </w:p>
    <w:p>
      <w:pPr>
        <w:pStyle w:val="Compact"/>
        <w:numPr>
          <w:ilvl w:val="0"/>
          <w:numId w:val="1332"/>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2"/>
        </w:numPr>
      </w:pPr>
      <w:hyperlink r:id="rId232">
        <w:r>
          <w:rPr>
            <w:rStyle w:val="Hyperlink"/>
          </w:rPr>
          <w:t xml:space="preserve">Standard Evaluation for *_join</w:t>
        </w:r>
      </w:hyperlink>
      <w:r>
        <w:t xml:space="preserve"> </w:t>
      </w:r>
      <w:r>
        <w:t xml:space="preserve">(stackoverflow)</w:t>
      </w:r>
    </w:p>
    <w:p>
      <w:pPr>
        <w:pStyle w:val="Compact"/>
        <w:numPr>
          <w:ilvl w:val="0"/>
          <w:numId w:val="1332"/>
        </w:numPr>
      </w:pPr>
      <w:hyperlink r:id="rId227">
        <w:r>
          <w:rPr>
            <w:rStyle w:val="Hyperlink"/>
          </w:rPr>
          <w:t xml:space="preserve">Programming with dplyr</w:t>
        </w:r>
      </w:hyperlink>
      <w:r>
        <w:t xml:space="preserve"> </w:t>
      </w:r>
      <w:r>
        <w:t xml:space="preserve">(package vignette)</w:t>
      </w:r>
    </w:p>
    <w:bookmarkEnd w:id="754"/>
    <w:bookmarkEnd w:id="755"/>
    <w:bookmarkStart w:id="757" w:name="resources-for-git-github"/>
    <w:p>
      <w:pPr>
        <w:pStyle w:val="Heading2"/>
      </w:pPr>
      <w:r>
        <w:t xml:space="preserve">20.2 Resources for Git &amp; Github</w:t>
      </w:r>
    </w:p>
    <w:p>
      <w:pPr>
        <w:pStyle w:val="Compact"/>
        <w:numPr>
          <w:ilvl w:val="0"/>
          <w:numId w:val="13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3"/>
        </w:numPr>
      </w:pPr>
      <w:hyperlink r:id="rId756">
        <w:r>
          <w:rPr>
            <w:rStyle w:val="Hyperlink"/>
          </w:rPr>
          <w:t xml:space="preserve">GitHub Skills: Introduction to GitHub</w:t>
        </w:r>
      </w:hyperlink>
    </w:p>
    <w:p>
      <w:pPr>
        <w:pStyle w:val="Compact"/>
        <w:numPr>
          <w:ilvl w:val="0"/>
          <w:numId w:val="1333"/>
        </w:numPr>
      </w:pPr>
      <w:hyperlink r:id="rId428">
        <w:r>
          <w:rPr>
            <w:rStyle w:val="Hyperlink"/>
          </w:rPr>
          <w:t xml:space="preserve">UC Davis DataLab Git Sandbox</w:t>
        </w:r>
      </w:hyperlink>
      <w:r>
        <w:t xml:space="preserve"> </w:t>
      </w:r>
      <w:r>
        <w:t xml:space="preserve">- hands-on Git practice repository</w:t>
      </w:r>
    </w:p>
    <w:bookmarkEnd w:id="757"/>
    <w:bookmarkStart w:id="760" w:name="resources-for-python"/>
    <w:p>
      <w:pPr>
        <w:pStyle w:val="Heading2"/>
      </w:pPr>
      <w:r>
        <w:t xml:space="preserve">20.3 Resources for Python</w:t>
      </w:r>
    </w:p>
    <w:p>
      <w:pPr>
        <w:pStyle w:val="Compact"/>
        <w:numPr>
          <w:ilvl w:val="0"/>
          <w:numId w:val="1334"/>
        </w:numPr>
      </w:pPr>
      <w:hyperlink r:id="rId758">
        <w:r>
          <w:rPr>
            <w:rStyle w:val="Hyperlink"/>
          </w:rPr>
          <w:t xml:space="preserve">UC Davis DataLab Python Basics Workshop</w:t>
        </w:r>
      </w:hyperlink>
      <w:r>
        <w:t xml:space="preserve"> </w:t>
      </w:r>
      <w:r>
        <w:t xml:space="preserve">- foundational Python programming</w:t>
      </w:r>
    </w:p>
    <w:p>
      <w:pPr>
        <w:pStyle w:val="Compact"/>
        <w:numPr>
          <w:ilvl w:val="0"/>
          <w:numId w:val="1334"/>
        </w:numPr>
      </w:pPr>
      <w:hyperlink r:id="rId759">
        <w:r>
          <w:rPr>
            <w:rStyle w:val="Hyperlink"/>
          </w:rPr>
          <w:t xml:space="preserve">Natural Language Processing with Python</w:t>
        </w:r>
      </w:hyperlink>
      <w:r>
        <w:t xml:space="preserve"> </w:t>
      </w:r>
      <w:r>
        <w:t xml:space="preserve">- text analysis and NLP techniques</w:t>
      </w:r>
    </w:p>
    <w:bookmarkEnd w:id="760"/>
    <w:bookmarkStart w:id="762" w:name="resources-for-julia"/>
    <w:p>
      <w:pPr>
        <w:pStyle w:val="Heading2"/>
      </w:pPr>
      <w:r>
        <w:t xml:space="preserve">20.4 Resources for Julia</w:t>
      </w:r>
    </w:p>
    <w:p>
      <w:pPr>
        <w:pStyle w:val="Compact"/>
        <w:numPr>
          <w:ilvl w:val="0"/>
          <w:numId w:val="1335"/>
        </w:numPr>
      </w:pPr>
      <w:hyperlink r:id="rId761">
        <w:r>
          <w:rPr>
            <w:rStyle w:val="Hyperlink"/>
          </w:rPr>
          <w:t xml:space="preserve">UC Davis Julia Users Group Julia Basics Workshop</w:t>
        </w:r>
      </w:hyperlink>
      <w:r>
        <w:t xml:space="preserve"> </w:t>
      </w:r>
      <w:r>
        <w:t xml:space="preserve">- foundational Julia programming</w:t>
      </w:r>
    </w:p>
    <w:bookmarkEnd w:id="762"/>
    <w:bookmarkStart w:id="763" w:name="scientific-figures"/>
    <w:p>
      <w:pPr>
        <w:pStyle w:val="Heading2"/>
      </w:pPr>
      <w:r>
        <w:t xml:space="preserve">20.5 Scientific figures</w:t>
      </w:r>
    </w:p>
    <w:p>
      <w:pPr>
        <w:pStyle w:val="Compact"/>
        <w:numPr>
          <w:ilvl w:val="0"/>
          <w:numId w:val="1336"/>
        </w:numPr>
      </w:pPr>
      <w:r>
        <w:t xml:space="preserve">Ten Simple Rules for Better Figures</w:t>
      </w:r>
      <w:r>
        <w:t xml:space="preserve"> </w:t>
      </w:r>
      <w:r>
        <w:t xml:space="preserve">(Rougier et al. 2014)</w:t>
      </w:r>
    </w:p>
    <w:bookmarkEnd w:id="763"/>
    <w:bookmarkStart w:id="767" w:name="writing"/>
    <w:p>
      <w:pPr>
        <w:pStyle w:val="Heading2"/>
      </w:pPr>
      <w:r>
        <w:t xml:space="preserve">20.6 Writing</w:t>
      </w:r>
    </w:p>
    <w:p>
      <w:pPr>
        <w:pStyle w:val="Compact"/>
        <w:numPr>
          <w:ilvl w:val="0"/>
          <w:numId w:val="1337"/>
        </w:numPr>
      </w:pPr>
      <w:r>
        <w:t xml:space="preserve">Unpacking the Scientific Toolbox</w:t>
      </w:r>
      <w:r>
        <w:t xml:space="preserve"> </w:t>
      </w:r>
      <w:r>
        <w:t xml:space="preserve">(Silbiger and Stubler 2019)</w:t>
      </w:r>
    </w:p>
    <w:p>
      <w:pPr>
        <w:pStyle w:val="Compact"/>
        <w:numPr>
          <w:ilvl w:val="0"/>
          <w:numId w:val="1337"/>
        </w:numPr>
      </w:pPr>
      <w:r>
        <w:t xml:space="preserve">ICMJE Definition of authorship</w:t>
      </w:r>
      <w:r>
        <w:t xml:space="preserve"> </w:t>
      </w:r>
      <w:r>
        <w:t xml:space="preserve">(International Committee of Medical Journal Editors, n.d.)</w:t>
      </w:r>
    </w:p>
    <w:p>
      <w:pPr>
        <w:pStyle w:val="Compact"/>
        <w:numPr>
          <w:ilvl w:val="0"/>
          <w:numId w:val="1337"/>
        </w:numPr>
      </w:pPr>
      <w:r>
        <w:t xml:space="preserve">Computational science: …why scientific programming does not compute</w:t>
      </w:r>
      <w:r>
        <w:t xml:space="preserve"> </w:t>
      </w:r>
      <w:r>
        <w:t xml:space="preserve">(Merali and Giles 2010)</w:t>
      </w:r>
    </w:p>
    <w:p>
      <w:pPr>
        <w:pStyle w:val="Compact"/>
        <w:numPr>
          <w:ilvl w:val="0"/>
          <w:numId w:val="1337"/>
        </w:numPr>
      </w:pPr>
      <w:hyperlink r:id="rId764">
        <w:r>
          <w:rPr>
            <w:rStyle w:val="Hyperlink"/>
          </w:rPr>
          <w:t xml:space="preserve">The Pathway to Publishing: A Guide to Quantitative Writing in the Health Sciences</w:t>
        </w:r>
      </w:hyperlink>
    </w:p>
    <w:p>
      <w:pPr>
        <w:pStyle w:val="Compact"/>
        <w:numPr>
          <w:ilvl w:val="0"/>
          <w:numId w:val="1337"/>
        </w:numPr>
      </w:pPr>
      <w:hyperlink r:id="rId7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7"/>
        </w:numPr>
      </w:pPr>
      <w:hyperlink r:id="rId766">
        <w:r>
          <w:rPr>
            <w:rStyle w:val="Hyperlink"/>
          </w:rPr>
          <w:t xml:space="preserve">Secret, actionable writing tips</w:t>
        </w:r>
      </w:hyperlink>
    </w:p>
    <w:bookmarkEnd w:id="767"/>
    <w:bookmarkStart w:id="771" w:name="presentations"/>
    <w:p>
      <w:pPr>
        <w:pStyle w:val="Heading2"/>
      </w:pPr>
      <w:r>
        <w:t xml:space="preserve">20.7 Presentations</w:t>
      </w:r>
    </w:p>
    <w:p>
      <w:pPr>
        <w:pStyle w:val="Compact"/>
        <w:numPr>
          <w:ilvl w:val="0"/>
          <w:numId w:val="1338"/>
        </w:numPr>
      </w:pPr>
      <w:r>
        <w:t xml:space="preserve">How to tell a compelling story in scientific presentations</w:t>
      </w:r>
      <w:r>
        <w:t xml:space="preserve"> </w:t>
      </w:r>
      <w:r>
        <w:t xml:space="preserve">(Van Noorden 2021)</w:t>
      </w:r>
    </w:p>
    <w:p>
      <w:pPr>
        <w:pStyle w:val="Compact"/>
        <w:numPr>
          <w:ilvl w:val="0"/>
          <w:numId w:val="1338"/>
        </w:numPr>
      </w:pPr>
      <w:hyperlink r:id="rId768">
        <w:r>
          <w:rPr>
            <w:rStyle w:val="Hyperlink"/>
          </w:rPr>
          <w:t xml:space="preserve">How to give a killer narratively-driven scientific talk</w:t>
        </w:r>
      </w:hyperlink>
    </w:p>
    <w:p>
      <w:pPr>
        <w:pStyle w:val="Compact"/>
        <w:numPr>
          <w:ilvl w:val="0"/>
          <w:numId w:val="1338"/>
        </w:numPr>
      </w:pPr>
      <w:hyperlink r:id="rId769">
        <w:r>
          <w:rPr>
            <w:rStyle w:val="Hyperlink"/>
          </w:rPr>
          <w:t xml:space="preserve">How to make a better poster</w:t>
        </w:r>
      </w:hyperlink>
    </w:p>
    <w:p>
      <w:pPr>
        <w:pStyle w:val="Compact"/>
        <w:numPr>
          <w:ilvl w:val="0"/>
          <w:numId w:val="1338"/>
        </w:numPr>
      </w:pPr>
      <w:hyperlink r:id="rId770">
        <w:r>
          <w:rPr>
            <w:rStyle w:val="Hyperlink"/>
          </w:rPr>
          <w:t xml:space="preserve">How to make an even better poster</w:t>
        </w:r>
      </w:hyperlink>
    </w:p>
    <w:bookmarkEnd w:id="771"/>
    <w:bookmarkStart w:id="774" w:name="professional-advice"/>
    <w:p>
      <w:pPr>
        <w:pStyle w:val="Heading2"/>
      </w:pPr>
      <w:r>
        <w:t xml:space="preserve">20.8 Professional advice</w:t>
      </w:r>
    </w:p>
    <w:p>
      <w:pPr>
        <w:pStyle w:val="Compact"/>
        <w:numPr>
          <w:ilvl w:val="0"/>
          <w:numId w:val="1339"/>
        </w:numPr>
      </w:pPr>
      <w:hyperlink r:id="rId772">
        <w:r>
          <w:rPr>
            <w:rStyle w:val="Hyperlink"/>
          </w:rPr>
          <w:t xml:space="preserve">Professional advice, especially for your first job</w:t>
        </w:r>
      </w:hyperlink>
    </w:p>
    <w:p>
      <w:pPr>
        <w:pStyle w:val="Compact"/>
        <w:numPr>
          <w:ilvl w:val="0"/>
          <w:numId w:val="1339"/>
        </w:numPr>
      </w:pPr>
      <w:hyperlink r:id="rId773">
        <w:r>
          <w:rPr>
            <w:rStyle w:val="Hyperlink"/>
          </w:rPr>
          <w:t xml:space="preserve">Team Public Health Substack</w:t>
        </w:r>
      </w:hyperlink>
    </w:p>
    <w:bookmarkEnd w:id="774"/>
    <w:bookmarkStart w:id="777" w:name="funding"/>
    <w:p>
      <w:pPr>
        <w:pStyle w:val="Heading2"/>
      </w:pPr>
      <w:r>
        <w:t xml:space="preserve">20.9 Funding</w:t>
      </w:r>
    </w:p>
    <w:p>
      <w:pPr>
        <w:pStyle w:val="Compact"/>
        <w:numPr>
          <w:ilvl w:val="0"/>
          <w:numId w:val="1340"/>
        </w:numPr>
      </w:pPr>
      <w:hyperlink r:id="rId775">
        <w:r>
          <w:rPr>
            <w:rStyle w:val="Hyperlink"/>
          </w:rPr>
          <w:t xml:space="preserve">Building Your Funding Train</w:t>
        </w:r>
      </w:hyperlink>
    </w:p>
    <w:p>
      <w:pPr>
        <w:pStyle w:val="Compact"/>
        <w:numPr>
          <w:ilvl w:val="0"/>
          <w:numId w:val="1340"/>
        </w:numPr>
      </w:pPr>
      <w:hyperlink r:id="rId776">
        <w:r>
          <w:rPr>
            <w:rStyle w:val="Hyperlink"/>
          </w:rPr>
          <w:t xml:space="preserve">NIH Grant Writing Resources</w:t>
        </w:r>
      </w:hyperlink>
    </w:p>
    <w:bookmarkEnd w:id="777"/>
    <w:bookmarkStart w:id="780" w:name="ethics-and-global-health-research"/>
    <w:p>
      <w:pPr>
        <w:pStyle w:val="Heading2"/>
      </w:pPr>
      <w:r>
        <w:t xml:space="preserve">20.10 Ethics and global health research</w:t>
      </w:r>
    </w:p>
    <w:p>
      <w:pPr>
        <w:pStyle w:val="Compact"/>
        <w:numPr>
          <w:ilvl w:val="0"/>
          <w:numId w:val="1341"/>
        </w:numPr>
      </w:pPr>
      <w:hyperlink r:id="rId778">
        <w:r>
          <w:rPr>
            <w:rStyle w:val="Hyperlink"/>
          </w:rPr>
          <w:t xml:space="preserve">Global Code of Conduct For Research in Resource-Poor Settings</w:t>
        </w:r>
      </w:hyperlink>
    </w:p>
    <w:p>
      <w:pPr>
        <w:pStyle w:val="Compact"/>
        <w:numPr>
          <w:ilvl w:val="0"/>
          <w:numId w:val="134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1"/>
        </w:numPr>
      </w:pPr>
      <w:hyperlink r:id="rId779">
        <w:r>
          <w:rPr>
            <w:rStyle w:val="Hyperlink"/>
          </w:rPr>
          <w:t xml:space="preserve">Transforming Global Health Partnerships</w:t>
        </w:r>
      </w:hyperlink>
    </w:p>
    <w:p>
      <w:r>
        <w:br w:type="page"/>
      </w:r>
    </w:p>
    <w:bookmarkEnd w:id="780"/>
    <w:bookmarkEnd w:id="781"/>
    <w:bookmarkStart w:id="809" w:name="professional-development"/>
    <w:p>
      <w:pPr>
        <w:pStyle w:val="Heading1"/>
      </w:pPr>
      <w:r>
        <w:t xml:space="preserve">21. Professional Development</w:t>
      </w:r>
    </w:p>
    <w:p>
      <w:pPr>
        <w:pStyle w:val="FirstParagraph"/>
      </w:pPr>
      <w:r>
        <w:t xml:space="preserve">Adapted by UCD-SeRG team from</w:t>
      </w:r>
      <w:r>
        <w:t xml:space="preserve"> </w:t>
      </w:r>
      <w:hyperlink r:id="rId782">
        <w:r>
          <w:rPr>
            <w:rStyle w:val="Hyperlink"/>
          </w:rPr>
          <w:t xml:space="preserve">original by Jade Benjamin-Chung</w:t>
        </w:r>
      </w:hyperlink>
    </w:p>
    <w:bookmarkStart w:id="783"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2"/>
        </w:numPr>
      </w:pPr>
      <w:r>
        <w:t xml:space="preserve">Regular, open communication between mentees and mentors</w:t>
      </w:r>
    </w:p>
    <w:p>
      <w:pPr>
        <w:pStyle w:val="Compact"/>
        <w:numPr>
          <w:ilvl w:val="0"/>
          <w:numId w:val="1342"/>
        </w:numPr>
      </w:pPr>
      <w:r>
        <w:t xml:space="preserve">Mutual respect and trust</w:t>
      </w:r>
    </w:p>
    <w:p>
      <w:pPr>
        <w:pStyle w:val="Compact"/>
        <w:numPr>
          <w:ilvl w:val="0"/>
          <w:numId w:val="1342"/>
        </w:numPr>
      </w:pPr>
      <w:r>
        <w:t xml:space="preserve">Clear expectations and goals</w:t>
      </w:r>
    </w:p>
    <w:p>
      <w:pPr>
        <w:pStyle w:val="Compact"/>
        <w:numPr>
          <w:ilvl w:val="0"/>
          <w:numId w:val="1342"/>
        </w:numPr>
      </w:pPr>
      <w:r>
        <w:t xml:space="preserve">Constructive feedback</w:t>
      </w:r>
    </w:p>
    <w:p>
      <w:pPr>
        <w:pStyle w:val="Compact"/>
        <w:numPr>
          <w:ilvl w:val="0"/>
          <w:numId w:val="1342"/>
        </w:numPr>
      </w:pPr>
      <w:r>
        <w:t xml:space="preserve">Support for both research and career development</w:t>
      </w:r>
    </w:p>
    <w:bookmarkEnd w:id="783"/>
    <w:bookmarkStart w:id="786"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3"/>
        </w:numPr>
      </w:pPr>
      <w:r>
        <w:t xml:space="preserve">Short-term and long-term career goals</w:t>
      </w:r>
    </w:p>
    <w:p>
      <w:pPr>
        <w:pStyle w:val="Compact"/>
        <w:numPr>
          <w:ilvl w:val="0"/>
          <w:numId w:val="1343"/>
        </w:numPr>
      </w:pPr>
      <w:r>
        <w:t xml:space="preserve">Skills to develop</w:t>
      </w:r>
    </w:p>
    <w:p>
      <w:pPr>
        <w:pStyle w:val="Compact"/>
        <w:numPr>
          <w:ilvl w:val="0"/>
          <w:numId w:val="1343"/>
        </w:numPr>
      </w:pPr>
      <w:r>
        <w:t xml:space="preserve">Training needs and opportunities</w:t>
      </w:r>
    </w:p>
    <w:p>
      <w:pPr>
        <w:pStyle w:val="Compact"/>
        <w:numPr>
          <w:ilvl w:val="0"/>
          <w:numId w:val="1343"/>
        </w:numPr>
      </w:pPr>
      <w:r>
        <w:t xml:space="preserve">Timeline and milestones</w:t>
      </w:r>
    </w:p>
    <w:p>
      <w:pPr>
        <w:pStyle w:val="Compact"/>
        <w:numPr>
          <w:ilvl w:val="0"/>
          <w:numId w:val="1343"/>
        </w:numPr>
      </w:pPr>
      <w:r>
        <w:t xml:space="preserve">Progress toward goals</w:t>
      </w:r>
    </w:p>
    <w:p>
      <w:pPr>
        <w:pStyle w:val="FirstParagraph"/>
      </w:pPr>
      <w:r>
        <w:t xml:space="preserve">Update your IDP at least annually and discuss it with your PI. Useful resources:</w:t>
      </w:r>
    </w:p>
    <w:p>
      <w:pPr>
        <w:pStyle w:val="Compact"/>
        <w:numPr>
          <w:ilvl w:val="0"/>
          <w:numId w:val="1344"/>
        </w:numPr>
      </w:pPr>
      <w:hyperlink r:id="rId784">
        <w:r>
          <w:rPr>
            <w:rStyle w:val="Hyperlink"/>
          </w:rPr>
          <w:t xml:space="preserve">myIDP - Individual Development Plan tool</w:t>
        </w:r>
      </w:hyperlink>
    </w:p>
    <w:p>
      <w:pPr>
        <w:pStyle w:val="Compact"/>
        <w:numPr>
          <w:ilvl w:val="0"/>
          <w:numId w:val="1344"/>
        </w:numPr>
      </w:pPr>
      <w:hyperlink r:id="rId785">
        <w:r>
          <w:rPr>
            <w:rStyle w:val="Hyperlink"/>
          </w:rPr>
          <w:t xml:space="preserve">NIH OITE Career Resources</w:t>
        </w:r>
      </w:hyperlink>
    </w:p>
    <w:bookmarkEnd w:id="786"/>
    <w:bookmarkStart w:id="789"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5"/>
        </w:numPr>
      </w:pPr>
      <w:r>
        <w:t xml:space="preserve">Discuss conference opportunities with PIs early</w:t>
      </w:r>
    </w:p>
    <w:p>
      <w:pPr>
        <w:pStyle w:val="Compact"/>
        <w:numPr>
          <w:ilvl w:val="0"/>
          <w:numId w:val="1345"/>
        </w:numPr>
      </w:pPr>
      <w:r>
        <w:t xml:space="preserve">Submit abstracts with PI approval</w:t>
      </w:r>
    </w:p>
    <w:p>
      <w:pPr>
        <w:pStyle w:val="Compact"/>
        <w:numPr>
          <w:ilvl w:val="0"/>
          <w:numId w:val="1345"/>
        </w:numPr>
      </w:pPr>
      <w:r>
        <w:t xml:space="preserve">Practice presentations in lab meeting before the conference</w:t>
      </w:r>
    </w:p>
    <w:p>
      <w:pPr>
        <w:pStyle w:val="Compact"/>
        <w:numPr>
          <w:ilvl w:val="0"/>
          <w:numId w:val="13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6"/>
        </w:numPr>
      </w:pPr>
      <w:hyperlink r:id="rId787">
        <w:r>
          <w:rPr>
            <w:rStyle w:val="Hyperlink"/>
          </w:rPr>
          <w:t xml:space="preserve">How to tell a compelling story in scientific presentations</w:t>
        </w:r>
      </w:hyperlink>
    </w:p>
    <w:p>
      <w:pPr>
        <w:pStyle w:val="Compact"/>
        <w:numPr>
          <w:ilvl w:val="0"/>
          <w:numId w:val="1346"/>
        </w:numPr>
      </w:pPr>
      <w:hyperlink r:id="rId768">
        <w:r>
          <w:rPr>
            <w:rStyle w:val="Hyperlink"/>
          </w:rPr>
          <w:t xml:space="preserve">How to give a killer narratively-driven scientific talk</w:t>
        </w:r>
      </w:hyperlink>
    </w:p>
    <w:p>
      <w:pPr>
        <w:pStyle w:val="Compact"/>
        <w:numPr>
          <w:ilvl w:val="0"/>
          <w:numId w:val="1346"/>
        </w:numPr>
      </w:pPr>
      <w:hyperlink r:id="rId788">
        <w:r>
          <w:rPr>
            <w:rStyle w:val="Hyperlink"/>
          </w:rPr>
          <w:t xml:space="preserve">How to make a better poster</w:t>
        </w:r>
      </w:hyperlink>
    </w:p>
    <w:p>
      <w:pPr>
        <w:pStyle w:val="Compact"/>
        <w:numPr>
          <w:ilvl w:val="0"/>
          <w:numId w:val="1346"/>
        </w:numPr>
      </w:pPr>
      <w:hyperlink r:id="rId770">
        <w:r>
          <w:rPr>
            <w:rStyle w:val="Hyperlink"/>
          </w:rPr>
          <w:t xml:space="preserve">How to make an even better poster</w:t>
        </w:r>
      </w:hyperlink>
    </w:p>
    <w:bookmarkEnd w:id="789"/>
    <w:bookmarkStart w:id="793"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7"/>
        </w:numPr>
      </w:pPr>
      <w:r>
        <w:t xml:space="preserve">Label x-axis and y-axis clearly</w:t>
      </w:r>
    </w:p>
    <w:p>
      <w:pPr>
        <w:pStyle w:val="Compact"/>
        <w:numPr>
          <w:ilvl w:val="0"/>
          <w:numId w:val="1347"/>
        </w:numPr>
      </w:pPr>
      <w:r>
        <w:t xml:space="preserve">Use panel labels when including multiple subplots</w:t>
      </w:r>
    </w:p>
    <w:p>
      <w:pPr>
        <w:pStyle w:val="Compact"/>
        <w:numPr>
          <w:ilvl w:val="0"/>
          <w:numId w:val="1347"/>
        </w:numPr>
      </w:pPr>
      <w:r>
        <w:t xml:space="preserve">Include sufficient tick marks and labels</w:t>
      </w:r>
    </w:p>
    <w:p>
      <w:pPr>
        <w:pStyle w:val="Compact"/>
        <w:numPr>
          <w:ilvl w:val="0"/>
          <w:numId w:val="1347"/>
        </w:numPr>
      </w:pPr>
      <w:r>
        <w:t xml:space="preserve">Use appropriate font sizes (readable but not distracting)</w:t>
      </w:r>
    </w:p>
    <w:p>
      <w:pPr>
        <w:pStyle w:val="Compact"/>
        <w:numPr>
          <w:ilvl w:val="0"/>
          <w:numId w:val="1347"/>
        </w:numPr>
      </w:pPr>
      <w:r>
        <w:t xml:space="preserve">Use colorblind-friendly palettes (see</w:t>
      </w:r>
      <w:r>
        <w:t xml:space="preserve"> </w:t>
      </w:r>
      <w:hyperlink r:id="rId790">
        <w:r>
          <w:rPr>
            <w:rStyle w:val="Hyperlink"/>
          </w:rPr>
          <w:t xml:space="preserve">ColorBrewer</w:t>
        </w:r>
      </w:hyperlink>
      <w:r>
        <w:t xml:space="preserve"> </w:t>
      </w:r>
      <w:r>
        <w:t xml:space="preserve">or</w:t>
      </w:r>
      <w:r>
        <w:t xml:space="preserve"> </w:t>
      </w:r>
      <w:hyperlink r:id="rId791">
        <w:r>
          <w:rPr>
            <w:rStyle w:val="Hyperlink"/>
          </w:rPr>
          <w:t xml:space="preserve">iwanthue</w:t>
        </w:r>
      </w:hyperlink>
      <w:r>
        <w:t xml:space="preserve">)</w:t>
      </w:r>
    </w:p>
    <w:p>
      <w:pPr>
        <w:pStyle w:val="Compact"/>
        <w:numPr>
          <w:ilvl w:val="0"/>
          <w:numId w:val="1347"/>
        </w:numPr>
      </w:pPr>
      <w:r>
        <w:t xml:space="preserve">Define colors, shapes, and line types in legends</w:t>
      </w:r>
    </w:p>
    <w:p>
      <w:pPr>
        <w:pStyle w:val="Compact"/>
        <w:numPr>
          <w:ilvl w:val="0"/>
          <w:numId w:val="1347"/>
        </w:numPr>
      </w:pPr>
      <w:r>
        <w:t xml:space="preserve">Minimize abbreviations in labels and legends</w:t>
      </w:r>
    </w:p>
    <w:p>
      <w:pPr>
        <w:pStyle w:val="Compact"/>
        <w:numPr>
          <w:ilvl w:val="0"/>
          <w:numId w:val="1347"/>
        </w:numPr>
      </w:pPr>
      <w:r>
        <w:t xml:space="preserve">Use transparency to show overlapping data</w:t>
      </w:r>
    </w:p>
    <w:p>
      <w:pPr>
        <w:pStyle w:val="Compact"/>
        <w:numPr>
          <w:ilvl w:val="0"/>
          <w:numId w:val="1347"/>
        </w:numPr>
      </w:pPr>
      <w:r>
        <w:t xml:space="preserve">Show measures of precision (e.g., 95% confidence intervals)</w:t>
      </w:r>
    </w:p>
    <w:p>
      <w:pPr>
        <w:pStyle w:val="FirstParagraph"/>
      </w:pPr>
      <w:r>
        <w:rPr>
          <w:b/>
          <w:bCs/>
        </w:rPr>
        <w:t xml:space="preserve">Resources:</w:t>
      </w:r>
    </w:p>
    <w:p>
      <w:pPr>
        <w:pStyle w:val="Compact"/>
        <w:numPr>
          <w:ilvl w:val="0"/>
          <w:numId w:val="1348"/>
        </w:numPr>
      </w:pPr>
      <w:hyperlink r:id="rId792">
        <w:r>
          <w:rPr>
            <w:rStyle w:val="Hyperlink"/>
          </w:rPr>
          <w:t xml:space="preserve">Ten Simple Rules for Better Figures</w:t>
        </w:r>
      </w:hyperlink>
    </w:p>
    <w:bookmarkEnd w:id="793"/>
    <w:bookmarkStart w:id="795" w:name="grant-writing"/>
    <w:p>
      <w:pPr>
        <w:pStyle w:val="Heading2"/>
      </w:pPr>
      <w:r>
        <w:t xml:space="preserve">21.5 Grant Writing</w:t>
      </w:r>
    </w:p>
    <w:p>
      <w:pPr>
        <w:pStyle w:val="Compact"/>
        <w:numPr>
          <w:ilvl w:val="0"/>
          <w:numId w:val="1349"/>
        </w:numPr>
      </w:pPr>
      <w:r>
        <w:t xml:space="preserve">Graduate students and postdocs are encouraged to apply for fellowships (e.g., NIH F31, NSF GRFP, K awards)</w:t>
      </w:r>
    </w:p>
    <w:p>
      <w:pPr>
        <w:pStyle w:val="Compact"/>
        <w:numPr>
          <w:ilvl w:val="0"/>
          <w:numId w:val="1349"/>
        </w:numPr>
      </w:pPr>
      <w:r>
        <w:t xml:space="preserve">PIs will support fellowship applications with feedback, letters of support, and mentoring</w:t>
      </w:r>
    </w:p>
    <w:p>
      <w:pPr>
        <w:pStyle w:val="Compact"/>
        <w:numPr>
          <w:ilvl w:val="0"/>
          <w:numId w:val="1349"/>
        </w:numPr>
      </w:pPr>
      <w:r>
        <w:t xml:space="preserve">Start planning fellowship applications well in advance of deadlines (typically 3-6 months)</w:t>
      </w:r>
    </w:p>
    <w:p>
      <w:pPr>
        <w:pStyle w:val="Compact"/>
        <w:numPr>
          <w:ilvl w:val="0"/>
          <w:numId w:val="1349"/>
        </w:numPr>
      </w:pPr>
      <w:r>
        <w:t xml:space="preserve">Attend grant writing workshops and seek feedback from multiple sources</w:t>
      </w:r>
    </w:p>
    <w:p>
      <w:pPr>
        <w:pStyle w:val="FirstParagraph"/>
      </w:pPr>
      <w:r>
        <w:rPr>
          <w:b/>
          <w:bCs/>
        </w:rPr>
        <w:t xml:space="preserve">Resources:</w:t>
      </w:r>
    </w:p>
    <w:p>
      <w:pPr>
        <w:pStyle w:val="Compact"/>
        <w:numPr>
          <w:ilvl w:val="0"/>
          <w:numId w:val="1350"/>
        </w:numPr>
      </w:pPr>
      <w:hyperlink r:id="rId775">
        <w:r>
          <w:rPr>
            <w:rStyle w:val="Hyperlink"/>
          </w:rPr>
          <w:t xml:space="preserve">Building Your Funding Train</w:t>
        </w:r>
      </w:hyperlink>
    </w:p>
    <w:p>
      <w:pPr>
        <w:pStyle w:val="Compact"/>
        <w:numPr>
          <w:ilvl w:val="0"/>
          <w:numId w:val="1350"/>
        </w:numPr>
      </w:pPr>
      <w:hyperlink r:id="rId794">
        <w:r>
          <w:rPr>
            <w:rStyle w:val="Hyperlink"/>
          </w:rPr>
          <w:t xml:space="preserve">NIH Funding Opportunities</w:t>
        </w:r>
      </w:hyperlink>
    </w:p>
    <w:p>
      <w:pPr>
        <w:pStyle w:val="Compact"/>
        <w:numPr>
          <w:ilvl w:val="0"/>
          <w:numId w:val="1350"/>
        </w:numPr>
      </w:pPr>
      <w:hyperlink r:id="rId776">
        <w:r>
          <w:rPr>
            <w:rStyle w:val="Hyperlink"/>
          </w:rPr>
          <w:t xml:space="preserve">NIH Grant Writing Resources</w:t>
        </w:r>
      </w:hyperlink>
    </w:p>
    <w:bookmarkEnd w:id="795"/>
    <w:bookmarkStart w:id="8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1"/>
        </w:numPr>
      </w:pPr>
      <w:r>
        <w:t xml:space="preserve">Understand the typical scope and depth expected</w:t>
      </w:r>
    </w:p>
    <w:p>
      <w:pPr>
        <w:pStyle w:val="Compact"/>
        <w:numPr>
          <w:ilvl w:val="0"/>
          <w:numId w:val="1351"/>
        </w:numPr>
      </w:pPr>
      <w:r>
        <w:t xml:space="preserve">See different approaches to structure and presentation</w:t>
      </w:r>
    </w:p>
    <w:p>
      <w:pPr>
        <w:pStyle w:val="Compact"/>
        <w:numPr>
          <w:ilvl w:val="0"/>
          <w:numId w:val="1351"/>
        </w:numPr>
      </w:pPr>
      <w:r>
        <w:t xml:space="preserve">Calibrate your expectations based on successful examples</w:t>
      </w:r>
    </w:p>
    <w:p>
      <w:pPr>
        <w:pStyle w:val="Compact"/>
        <w:numPr>
          <w:ilvl w:val="0"/>
          <w:numId w:val="135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6"/>
    <w:bookmarkStart w:id="79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2"/>
        </w:numPr>
      </w:pPr>
      <w:r>
        <w:t xml:space="preserve">Independent research capability</w:t>
      </w:r>
    </w:p>
    <w:p>
      <w:pPr>
        <w:pStyle w:val="Compact"/>
        <w:numPr>
          <w:ilvl w:val="0"/>
          <w:numId w:val="1352"/>
        </w:numPr>
      </w:pPr>
      <w:r>
        <w:t xml:space="preserve">Ability to communicate findings effectively</w:t>
      </w:r>
    </w:p>
    <w:p>
      <w:pPr>
        <w:pStyle w:val="Compact"/>
        <w:numPr>
          <w:ilvl w:val="0"/>
          <w:numId w:val="1352"/>
        </w:numPr>
      </w:pPr>
      <w:r>
        <w:t xml:space="preserve">Contribution to the scientific literature</w:t>
      </w:r>
    </w:p>
    <w:p>
      <w:pPr>
        <w:pStyle w:val="Compact"/>
        <w:numPr>
          <w:ilvl w:val="0"/>
          <w:numId w:val="1352"/>
        </w:numPr>
      </w:pPr>
      <w:r>
        <w:t xml:space="preserve">Readiness for an academic or research career</w:t>
      </w:r>
    </w:p>
    <w:bookmarkEnd w:id="797"/>
    <w:bookmarkStart w:id="79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8"/>
    <w:bookmarkStart w:id="802"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0">
        <w:r>
          <w:rPr>
            <w:rStyle w:val="Hyperlink"/>
          </w:rPr>
          <w:t xml:space="preserve">PhD</w:t>
        </w:r>
      </w:hyperlink>
      <w:r>
        <w:t xml:space="preserve">,</w:t>
      </w:r>
      <w:r>
        <w:t xml:space="preserve"> </w:t>
      </w:r>
      <w:r>
        <w:t xml:space="preserve">is a spiritual successor to an apprentice’s</w:t>
      </w:r>
      <w:r>
        <w:t xml:space="preserve"> </w:t>
      </w:r>
      <w:hyperlink r:id="rId8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3"/>
        </w:numPr>
      </w:pPr>
      <w:r>
        <w:t xml:space="preserve">The dissertation proves you can conduct rigorous research</w:t>
      </w:r>
    </w:p>
    <w:p>
      <w:pPr>
        <w:pStyle w:val="Compact"/>
        <w:numPr>
          <w:ilvl w:val="0"/>
          <w:numId w:val="1353"/>
        </w:numPr>
      </w:pPr>
      <w:r>
        <w:t xml:space="preserve">It doesn’t need to solve every problem in your field</w:t>
      </w:r>
    </w:p>
    <w:p>
      <w:pPr>
        <w:pStyle w:val="Compact"/>
        <w:numPr>
          <w:ilvl w:val="0"/>
          <w:numId w:val="1353"/>
        </w:numPr>
      </w:pPr>
      <w:r>
        <w:t xml:space="preserve">It doesn’t need to be flawless</w:t>
      </w:r>
    </w:p>
    <w:p>
      <w:pPr>
        <w:pStyle w:val="Compact"/>
        <w:numPr>
          <w:ilvl w:val="0"/>
          <w:numId w:val="1353"/>
        </w:numPr>
      </w:pPr>
      <w:r>
        <w:t xml:space="preserve">It doesn’t need to be all-encompassing</w:t>
      </w:r>
    </w:p>
    <w:p>
      <w:pPr>
        <w:pStyle w:val="Compact"/>
        <w:numPr>
          <w:ilvl w:val="0"/>
          <w:numId w:val="1353"/>
        </w:numPr>
      </w:pPr>
      <w:r>
        <w:t xml:space="preserve">It just needs to constitute incremental progress in your field</w:t>
      </w:r>
    </w:p>
    <w:bookmarkEnd w:id="802"/>
    <w:bookmarkStart w:id="8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4"/>
        </w:numPr>
      </w:pPr>
      <w:r>
        <w:t xml:space="preserve">Done is better than perfect when it comes to dissertations</w:t>
      </w:r>
    </w:p>
    <w:p>
      <w:pPr>
        <w:pStyle w:val="Compact"/>
        <w:numPr>
          <w:ilvl w:val="0"/>
          <w:numId w:val="1354"/>
        </w:numPr>
      </w:pPr>
      <w:r>
        <w:t xml:space="preserve">You’ll have your entire career to refine and expand on these ideas</w:t>
      </w:r>
    </w:p>
    <w:p>
      <w:pPr>
        <w:pStyle w:val="Compact"/>
        <w:numPr>
          <w:ilvl w:val="0"/>
          <w:numId w:val="1354"/>
        </w:numPr>
      </w:pPr>
      <w:r>
        <w:t xml:space="preserve">The goal is to finish and move forward,</w:t>
      </w:r>
      <w:r>
        <w:t xml:space="preserve"> </w:t>
      </w:r>
      <w:r>
        <w:t xml:space="preserve">not to write the definitive work on your topic</w:t>
      </w:r>
    </w:p>
    <w:p>
      <w:pPr>
        <w:pStyle w:val="Compact"/>
        <w:numPr>
          <w:ilvl w:val="0"/>
          <w:numId w:val="135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3"/>
    <w:bookmarkStart w:id="805" w:name="resources-3"/>
    <w:p>
      <w:pPr>
        <w:pStyle w:val="Heading3"/>
      </w:pPr>
      <w:r>
        <w:t xml:space="preserve">21.6.6 Resources</w:t>
      </w:r>
    </w:p>
    <w:p>
      <w:pPr>
        <w:pStyle w:val="FirstParagraph"/>
      </w:pPr>
      <w:r>
        <w:rPr>
          <w:b/>
          <w:bCs/>
        </w:rPr>
        <w:t xml:space="preserve">Dissertation writing tools:</w:t>
      </w:r>
    </w:p>
    <w:p>
      <w:pPr>
        <w:pStyle w:val="Compact"/>
        <w:numPr>
          <w:ilvl w:val="0"/>
          <w:numId w:val="1355"/>
        </w:numPr>
      </w:pPr>
      <w:hyperlink r:id="rId804">
        <w:r>
          <w:rPr>
            <w:rStyle w:val="Hyperlink"/>
          </w:rPr>
          <w:t xml:space="preserve">quarto-thesis</w:t>
        </w:r>
      </w:hyperlink>
      <w:r>
        <w:t xml:space="preserve"> </w:t>
      </w:r>
      <w:r>
        <w:t xml:space="preserve">- Quarto extension for creating masters or PhD theses with professional LaTeX formatting</w:t>
      </w:r>
    </w:p>
    <w:bookmarkEnd w:id="805"/>
    <w:bookmarkEnd w:id="806"/>
    <w:bookmarkStart w:id="8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6"/>
        </w:numPr>
      </w:pPr>
      <w:r>
        <w:t xml:space="preserve">Graduate students are encouraged to gain teaching experience</w:t>
      </w:r>
    </w:p>
    <w:p>
      <w:pPr>
        <w:pStyle w:val="Compact"/>
        <w:numPr>
          <w:ilvl w:val="0"/>
          <w:numId w:val="1356"/>
        </w:numPr>
      </w:pPr>
      <w:r>
        <w:t xml:space="preserve">We support science communication and outreach activities</w:t>
      </w:r>
    </w:p>
    <w:p>
      <w:pPr>
        <w:pStyle w:val="Compact"/>
        <w:numPr>
          <w:ilvl w:val="0"/>
          <w:numId w:val="1356"/>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2">
        <w:r>
          <w:rPr>
            <w:rStyle w:val="Hyperlink"/>
          </w:rPr>
          <w:t xml:space="preserve">workshop index</w:t>
        </w:r>
      </w:hyperlink>
      <w:r>
        <w:t xml:space="preserve"> </w:t>
      </w:r>
      <w:r>
        <w:t xml:space="preserve">provides a comprehensive catalog of available resources.</w:t>
      </w:r>
    </w:p>
    <w:bookmarkEnd w:id="807"/>
    <w:bookmarkStart w:id="8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7"/>
        </w:numPr>
      </w:pPr>
      <w:r>
        <w:t xml:space="preserve">Attend seminars and departmental events</w:t>
      </w:r>
    </w:p>
    <w:p>
      <w:pPr>
        <w:pStyle w:val="Compact"/>
        <w:numPr>
          <w:ilvl w:val="0"/>
          <w:numId w:val="1357"/>
        </w:numPr>
      </w:pPr>
      <w:r>
        <w:t xml:space="preserve">Connect with researchers in your field</w:t>
      </w:r>
    </w:p>
    <w:p>
      <w:pPr>
        <w:pStyle w:val="Compact"/>
        <w:numPr>
          <w:ilvl w:val="0"/>
          <w:numId w:val="1357"/>
        </w:numPr>
      </w:pPr>
      <w:r>
        <w:t xml:space="preserve">Join professional societies</w:t>
      </w:r>
    </w:p>
    <w:p>
      <w:pPr>
        <w:pStyle w:val="Compact"/>
        <w:numPr>
          <w:ilvl w:val="0"/>
          <w:numId w:val="1357"/>
        </w:numPr>
      </w:pPr>
      <w:r>
        <w:t xml:space="preserve">Use professional social media platforms to share research and engage with the scientific community</w:t>
      </w:r>
    </w:p>
    <w:p>
      <w:r>
        <w:br w:type="page"/>
      </w:r>
    </w:p>
    <w:bookmarkEnd w:id="808"/>
    <w:bookmarkEnd w:id="809"/>
    <w:bookmarkStart w:id="811" w:name="sec-writing"/>
    <w:p>
      <w:pPr>
        <w:pStyle w:val="Heading1"/>
      </w:pPr>
      <w:r>
        <w:t xml:space="preserve">22. Writing</w:t>
      </w:r>
    </w:p>
    <w:bookmarkStart w:id="8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8"/>
        </w:numPr>
      </w:pPr>
      <w:r>
        <w:t xml:space="preserve">Organize your thoughts and identify what you actually need to know</w:t>
      </w:r>
    </w:p>
    <w:p>
      <w:pPr>
        <w:pStyle w:val="Compact"/>
        <w:numPr>
          <w:ilvl w:val="0"/>
          <w:numId w:val="1358"/>
        </w:numPr>
      </w:pPr>
      <w:r>
        <w:t xml:space="preserve">Articulate the problem more precisely</w:t>
      </w:r>
    </w:p>
    <w:p>
      <w:pPr>
        <w:pStyle w:val="Compact"/>
        <w:numPr>
          <w:ilvl w:val="0"/>
          <w:numId w:val="135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0"/>
    <w:bookmarkEnd w:id="811"/>
    <w:bookmarkStart w:id="82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2">
        <w:r>
          <w:rPr>
            <w:rStyle w:val="Hyperlink"/>
          </w:rPr>
          <w:t xml:space="preserve">original by Jade Benjamin-Chung</w:t>
        </w:r>
      </w:hyperlink>
    </w:p>
    <w:bookmarkStart w:id="8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9"/>
        </w:numPr>
      </w:pPr>
      <w:r>
        <w:rPr>
          <w:b/>
          <w:bCs/>
        </w:rPr>
        <w:t xml:space="preserve">Planning</w:t>
      </w:r>
      <w:r>
        <w:t xml:space="preserve">: Discuss target journals, outline, and timeline with PIs</w:t>
      </w:r>
    </w:p>
    <w:p>
      <w:pPr>
        <w:pStyle w:val="Compact"/>
        <w:numPr>
          <w:ilvl w:val="0"/>
          <w:numId w:val="1359"/>
        </w:numPr>
      </w:pPr>
      <w:r>
        <w:rPr>
          <w:b/>
          <w:bCs/>
        </w:rPr>
        <w:t xml:space="preserve">Drafting</w:t>
      </w:r>
      <w:r>
        <w:t xml:space="preserve">: Lead author prepares initial draft</w:t>
      </w:r>
    </w:p>
    <w:p>
      <w:pPr>
        <w:pStyle w:val="Compact"/>
        <w:numPr>
          <w:ilvl w:val="0"/>
          <w:numId w:val="1359"/>
        </w:numPr>
      </w:pPr>
      <w:r>
        <w:rPr>
          <w:b/>
          <w:bCs/>
        </w:rPr>
        <w:t xml:space="preserve">Internal review</w:t>
      </w:r>
      <w:r>
        <w:t xml:space="preserve">: Co-authors review and provide feedback</w:t>
      </w:r>
    </w:p>
    <w:p>
      <w:pPr>
        <w:pStyle w:val="Compact"/>
        <w:numPr>
          <w:ilvl w:val="0"/>
          <w:numId w:val="1359"/>
        </w:numPr>
      </w:pPr>
      <w:r>
        <w:rPr>
          <w:b/>
          <w:bCs/>
        </w:rPr>
        <w:t xml:space="preserve">Revision</w:t>
      </w:r>
      <w:r>
        <w:t xml:space="preserve">: Lead author incorporates feedback iteratively</w:t>
      </w:r>
    </w:p>
    <w:p>
      <w:pPr>
        <w:pStyle w:val="Compact"/>
        <w:numPr>
          <w:ilvl w:val="0"/>
          <w:numId w:val="1359"/>
        </w:numPr>
      </w:pPr>
      <w:r>
        <w:rPr>
          <w:b/>
          <w:bCs/>
        </w:rPr>
        <w:t xml:space="preserve">PI approval</w:t>
      </w:r>
      <w:r>
        <w:t xml:space="preserve">: Obtain final approval from PIs before submission</w:t>
      </w:r>
    </w:p>
    <w:p>
      <w:pPr>
        <w:pStyle w:val="Compact"/>
        <w:numPr>
          <w:ilvl w:val="0"/>
          <w:numId w:val="1359"/>
        </w:numPr>
      </w:pPr>
      <w:r>
        <w:rPr>
          <w:b/>
          <w:bCs/>
        </w:rPr>
        <w:t xml:space="preserve">Submission</w:t>
      </w:r>
      <w:r>
        <w:t xml:space="preserve">: Submit to journal</w:t>
      </w:r>
    </w:p>
    <w:p>
      <w:pPr>
        <w:pStyle w:val="Compact"/>
        <w:numPr>
          <w:ilvl w:val="0"/>
          <w:numId w:val="1359"/>
        </w:numPr>
      </w:pPr>
      <w:r>
        <w:rPr>
          <w:b/>
          <w:bCs/>
        </w:rPr>
        <w:t xml:space="preserve">Revisions</w:t>
      </w:r>
      <w:r>
        <w:t xml:space="preserve">: Lead author coordinates response to peer reviewers</w:t>
      </w:r>
    </w:p>
    <w:p>
      <w:pPr>
        <w:pStyle w:val="Compact"/>
        <w:numPr>
          <w:ilvl w:val="0"/>
          <w:numId w:val="1359"/>
        </w:numPr>
      </w:pPr>
      <w:r>
        <w:rPr>
          <w:b/>
          <w:bCs/>
        </w:rPr>
        <w:t xml:space="preserve">Publication</w:t>
      </w:r>
      <w:r>
        <w:t xml:space="preserve">: Celebrate and share!</w:t>
      </w:r>
    </w:p>
    <w:bookmarkEnd w:id="812"/>
    <w:bookmarkStart w:id="81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4">
        <w:r>
          <w:rPr>
            <w:rStyle w:val="Hyperlink"/>
          </w:rPr>
          <w:t xml:space="preserve">implicature</w:t>
        </w:r>
      </w:hyperlink>
      <w:r>
        <w:t xml:space="preserve">.</w:t>
      </w:r>
    </w:p>
    <w:p>
      <w:pPr>
        <w:pStyle w:val="BodyText"/>
      </w:pPr>
      <w:r>
        <w:rPr>
          <w:b/>
          <w:bCs/>
        </w:rPr>
        <w:t xml:space="preserve">Additional tips:</w:t>
      </w:r>
    </w:p>
    <w:p>
      <w:pPr>
        <w:pStyle w:val="Compact"/>
        <w:numPr>
          <w:ilvl w:val="0"/>
          <w:numId w:val="1360"/>
        </w:numPr>
      </w:pPr>
      <w:r>
        <w:t xml:space="preserve">Always thank reviewers for their time and feedback</w:t>
      </w:r>
    </w:p>
    <w:p>
      <w:pPr>
        <w:pStyle w:val="Compact"/>
        <w:numPr>
          <w:ilvl w:val="0"/>
          <w:numId w:val="1360"/>
        </w:numPr>
      </w:pPr>
      <w:r>
        <w:t xml:space="preserve">Quote page numbers from the revised manuscript</w:t>
      </w:r>
    </w:p>
    <w:p>
      <w:pPr>
        <w:pStyle w:val="Compact"/>
        <w:numPr>
          <w:ilvl w:val="0"/>
          <w:numId w:val="1360"/>
        </w:numPr>
      </w:pPr>
      <w:r>
        <w:t xml:space="preserve">Use direct quotes from your revised text when possible</w:t>
      </w:r>
    </w:p>
    <w:p>
      <w:pPr>
        <w:pStyle w:val="Compact"/>
        <w:numPr>
          <w:ilvl w:val="0"/>
          <w:numId w:val="1360"/>
        </w:numPr>
      </w:pPr>
      <w:r>
        <w:t xml:space="preserve">Maintain a respectful and collaborative tone throughout</w:t>
      </w:r>
    </w:p>
    <w:p>
      <w:pPr>
        <w:pStyle w:val="Compact"/>
        <w:numPr>
          <w:ilvl w:val="0"/>
          <w:numId w:val="1360"/>
        </w:numPr>
      </w:pPr>
      <w:r>
        <w:t xml:space="preserve">If you make changes beyond what the reviewer requested, mention them briefly</w:t>
      </w:r>
    </w:p>
    <w:bookmarkEnd w:id="815"/>
    <w:bookmarkStart w:id="818" w:name="preprints-and-open-access"/>
    <w:p>
      <w:pPr>
        <w:pStyle w:val="Heading2"/>
      </w:pPr>
      <w:r>
        <w:t xml:space="preserve">23.3 Preprints and Open Access</w:t>
      </w:r>
    </w:p>
    <w:p>
      <w:pPr>
        <w:pStyle w:val="Compact"/>
        <w:numPr>
          <w:ilvl w:val="0"/>
          <w:numId w:val="1361"/>
        </w:numPr>
      </w:pPr>
      <w:r>
        <w:t xml:space="preserve">We encourage posting preprints prior to or during peer review on platforms like</w:t>
      </w:r>
      <w:r>
        <w:t xml:space="preserve"> </w:t>
      </w:r>
      <w:hyperlink r:id="rId816">
        <w:r>
          <w:rPr>
            <w:rStyle w:val="Hyperlink"/>
          </w:rPr>
          <w:t xml:space="preserve">medRxiv</w:t>
        </w:r>
      </w:hyperlink>
      <w:r>
        <w:t xml:space="preserve"> </w:t>
      </w:r>
      <w:r>
        <w:t xml:space="preserve">or</w:t>
      </w:r>
      <w:r>
        <w:t xml:space="preserve"> </w:t>
      </w:r>
      <w:hyperlink r:id="rId817">
        <w:r>
          <w:rPr>
            <w:rStyle w:val="Hyperlink"/>
          </w:rPr>
          <w:t xml:space="preserve">bioRxiv</w:t>
        </w:r>
      </w:hyperlink>
    </w:p>
    <w:p>
      <w:pPr>
        <w:pStyle w:val="Compact"/>
        <w:numPr>
          <w:ilvl w:val="0"/>
          <w:numId w:val="1361"/>
        </w:numPr>
      </w:pPr>
      <w:r>
        <w:t xml:space="preserve">Preprints allow rapid dissemination of findings and can be cited in grant applications</w:t>
      </w:r>
    </w:p>
    <w:p>
      <w:pPr>
        <w:pStyle w:val="Compact"/>
        <w:numPr>
          <w:ilvl w:val="0"/>
          <w:numId w:val="1361"/>
        </w:numPr>
      </w:pPr>
      <w:r>
        <w:t xml:space="preserve">We support publishing in open access journals when possible to maximize accessibility</w:t>
      </w:r>
    </w:p>
    <w:p>
      <w:pPr>
        <w:pStyle w:val="Compact"/>
        <w:numPr>
          <w:ilvl w:val="0"/>
          <w:numId w:val="136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6">
        <w:r>
          <w:rPr>
            <w:rStyle w:val="Hyperlink"/>
          </w:rPr>
          <w:t xml:space="preserve">medRxiv</w:t>
        </w:r>
      </w:hyperlink>
      <w:r>
        <w:t xml:space="preserve">.</w:t>
      </w:r>
    </w:p>
    <w:bookmarkEnd w:id="818"/>
    <w:bookmarkStart w:id="82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2"/>
        </w:numPr>
      </w:pPr>
      <w:r>
        <w:t xml:space="preserve">CONSORT for randomized trials</w:t>
      </w:r>
    </w:p>
    <w:p>
      <w:pPr>
        <w:pStyle w:val="Compact"/>
        <w:numPr>
          <w:ilvl w:val="0"/>
          <w:numId w:val="1362"/>
        </w:numPr>
      </w:pPr>
      <w:r>
        <w:t xml:space="preserve">STROBE for observational studies</w:t>
      </w:r>
    </w:p>
    <w:p>
      <w:pPr>
        <w:pStyle w:val="Compact"/>
        <w:numPr>
          <w:ilvl w:val="0"/>
          <w:numId w:val="1362"/>
        </w:numPr>
      </w:pPr>
      <w:r>
        <w:t xml:space="preserve">PRISMA for systematic reviews</w:t>
      </w:r>
    </w:p>
    <w:p>
      <w:pPr>
        <w:pStyle w:val="Compact"/>
        <w:numPr>
          <w:ilvl w:val="0"/>
          <w:numId w:val="1362"/>
        </w:numPr>
      </w:pPr>
      <w:r>
        <w:t xml:space="preserve">Others as appropriate (see</w:t>
      </w:r>
      <w:r>
        <w:t xml:space="preserve"> </w:t>
      </w:r>
      <w:hyperlink r:id="rId819">
        <w:r>
          <w:rPr>
            <w:rStyle w:val="Hyperlink"/>
          </w:rPr>
          <w:t xml:space="preserve">EQUATOR Network</w:t>
        </w:r>
      </w:hyperlink>
      <w:r>
        <w:t xml:space="preserve">)</w:t>
      </w:r>
    </w:p>
    <w:bookmarkEnd w:id="820"/>
    <w:bookmarkStart w:id="821" w:name="manuscript-checklist-1"/>
    <w:p>
      <w:pPr>
        <w:pStyle w:val="Heading2"/>
      </w:pPr>
      <w:r>
        <w:t xml:space="preserve">23.5 Manuscript Checklist</w:t>
      </w:r>
    </w:p>
    <w:p>
      <w:pPr>
        <w:pStyle w:val="FirstParagraph"/>
      </w:pPr>
      <w:r>
        <w:t xml:space="preserve">Before submitting a manuscript:</w:t>
      </w:r>
    </w:p>
    <w:p>
      <w:pPr>
        <w:pStyle w:val="Compact"/>
        <w:numPr>
          <w:ilvl w:val="0"/>
          <w:numId w:val="1363"/>
        </w:numPr>
      </w:pPr>
      <w:r>
        <w:t xml:space="preserve">Completed relevant reporting checklist</w:t>
      </w:r>
    </w:p>
    <w:p>
      <w:pPr>
        <w:pStyle w:val="Compact"/>
        <w:numPr>
          <w:ilvl w:val="0"/>
          <w:numId w:val="1364"/>
        </w:numPr>
      </w:pPr>
      <w:r>
        <w:t xml:space="preserve">Results are reproducible (rerunning code replicates tables/figures exactly)</w:t>
      </w:r>
    </w:p>
    <w:p>
      <w:pPr>
        <w:pStyle w:val="Compact"/>
        <w:numPr>
          <w:ilvl w:val="0"/>
          <w:numId w:val="1365"/>
        </w:numPr>
      </w:pPr>
      <w:r>
        <w:t xml:space="preserve">Target journal selected</w:t>
      </w:r>
    </w:p>
    <w:p>
      <w:pPr>
        <w:pStyle w:val="Compact"/>
        <w:numPr>
          <w:ilvl w:val="0"/>
          <w:numId w:val="1366"/>
        </w:numPr>
      </w:pPr>
      <w:r>
        <w:t xml:space="preserve">Title is declarative and states findings clearly</w:t>
      </w:r>
    </w:p>
    <w:p>
      <w:pPr>
        <w:pStyle w:val="Compact"/>
        <w:numPr>
          <w:ilvl w:val="0"/>
          <w:numId w:val="1367"/>
        </w:numPr>
      </w:pPr>
      <w:r>
        <w:t xml:space="preserve">Word count meets journal requirements</w:t>
      </w:r>
    </w:p>
    <w:p>
      <w:pPr>
        <w:pStyle w:val="Compact"/>
        <w:numPr>
          <w:ilvl w:val="0"/>
          <w:numId w:val="1368"/>
        </w:numPr>
      </w:pPr>
      <w:r>
        <w:t xml:space="preserve">Manuscript follows journal formatting guidelines</w:t>
      </w:r>
    </w:p>
    <w:p>
      <w:pPr>
        <w:pStyle w:val="Compact"/>
        <w:numPr>
          <w:ilvl w:val="0"/>
          <w:numId w:val="1369"/>
        </w:numPr>
      </w:pPr>
      <w:r>
        <w:t xml:space="preserve">Consistent voice throughout (typically active voice)</w:t>
      </w:r>
    </w:p>
    <w:p>
      <w:pPr>
        <w:pStyle w:val="Compact"/>
        <w:numPr>
          <w:ilvl w:val="0"/>
          <w:numId w:val="1370"/>
        </w:numPr>
      </w:pPr>
      <w:r>
        <w:t xml:space="preserve">All figures and tables referenced in main text</w:t>
      </w:r>
    </w:p>
    <w:p>
      <w:pPr>
        <w:pStyle w:val="Compact"/>
        <w:numPr>
          <w:ilvl w:val="0"/>
          <w:numId w:val="1371"/>
        </w:numPr>
      </w:pPr>
      <w:r>
        <w:t xml:space="preserve">Captions for all figures and tables</w:t>
      </w:r>
    </w:p>
    <w:p>
      <w:pPr>
        <w:pStyle w:val="Compact"/>
        <w:numPr>
          <w:ilvl w:val="0"/>
          <w:numId w:val="1372"/>
        </w:numPr>
      </w:pPr>
      <w:r>
        <w:t xml:space="preserve">Tables/figures numbered by order of appearance</w:t>
      </w:r>
    </w:p>
    <w:p>
      <w:pPr>
        <w:pStyle w:val="Compact"/>
        <w:numPr>
          <w:ilvl w:val="0"/>
          <w:numId w:val="1373"/>
        </w:numPr>
      </w:pPr>
      <w:r>
        <w:t xml:space="preserve">Abbreviations defined at first use and used sparingly</w:t>
      </w:r>
    </w:p>
    <w:p>
      <w:pPr>
        <w:pStyle w:val="Compact"/>
        <w:numPr>
          <w:ilvl w:val="0"/>
          <w:numId w:val="137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5"/>
        </w:numPr>
      </w:pPr>
      <w:r>
        <w:t xml:space="preserve">Avoid directionless statements (specify direction of associations)</w:t>
      </w:r>
    </w:p>
    <w:p>
      <w:pPr>
        <w:pStyle w:val="Compact"/>
        <w:numPr>
          <w:ilvl w:val="0"/>
          <w:numId w:val="1376"/>
        </w:numPr>
      </w:pPr>
      <w:r>
        <w:t xml:space="preserve">Causal language only when supported by study design</w:t>
      </w:r>
    </w:p>
    <w:p>
      <w:pPr>
        <w:pStyle w:val="Compact"/>
        <w:numPr>
          <w:ilvl w:val="0"/>
          <w:numId w:val="137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8"/>
        </w:numPr>
      </w:pPr>
      <w:r>
        <w:t xml:space="preserve">Author contributions drafted using CRediT Taxonomy</w:t>
      </w:r>
    </w:p>
    <w:bookmarkEnd w:id="821"/>
    <w:bookmarkStart w:id="82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5"/>
    <w:bookmarkStart w:id="82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0"/>
        </w:numPr>
      </w:pPr>
      <w:r>
        <w:rPr>
          <w:b/>
          <w:bCs/>
        </w:rPr>
        <w:t xml:space="preserve">Cite primary sources</w:t>
      </w:r>
      <w:r>
        <w:t xml:space="preserve"> </w:t>
      </w:r>
      <w:r>
        <w:t xml:space="preserve">for factual statements about established knowledge, methods, or findings</w:t>
      </w:r>
    </w:p>
    <w:p>
      <w:pPr>
        <w:pStyle w:val="Compact"/>
        <w:numPr>
          <w:ilvl w:val="0"/>
          <w:numId w:val="1380"/>
        </w:numPr>
      </w:pPr>
      <w:r>
        <w:rPr>
          <w:b/>
          <w:bCs/>
        </w:rPr>
        <w:t xml:space="preserve">Cite official documentation</w:t>
      </w:r>
      <w:r>
        <w:t xml:space="preserve"> </w:t>
      </w:r>
      <w:r>
        <w:t xml:space="preserve">when describing how software, tools, or systems work</w:t>
      </w:r>
    </w:p>
    <w:p>
      <w:pPr>
        <w:pStyle w:val="Compact"/>
        <w:numPr>
          <w:ilvl w:val="0"/>
          <w:numId w:val="138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1"/>
        </w:numPr>
      </w:pPr>
      <w:r>
        <w:rPr>
          <w:b/>
          <w:bCs/>
        </w:rPr>
        <w:t xml:space="preserve">Demonstrate directly</w:t>
      </w:r>
      <w:r>
        <w:t xml:space="preserve">: Show the behavior through experiments, data, or explicit examples</w:t>
      </w:r>
    </w:p>
    <w:p>
      <w:pPr>
        <w:pStyle w:val="Compact"/>
        <w:numPr>
          <w:ilvl w:val="0"/>
          <w:numId w:val="138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2"/>
        </w:numPr>
      </w:pPr>
      <w:r>
        <w:t xml:space="preserve">Builds reader trust and credibility</w:t>
      </w:r>
    </w:p>
    <w:p>
      <w:pPr>
        <w:pStyle w:val="Compact"/>
        <w:numPr>
          <w:ilvl w:val="0"/>
          <w:numId w:val="1382"/>
        </w:numPr>
      </w:pPr>
      <w:r>
        <w:t xml:space="preserve">Enables readers to verify information independently</w:t>
      </w:r>
    </w:p>
    <w:p>
      <w:pPr>
        <w:pStyle w:val="Compact"/>
        <w:numPr>
          <w:ilvl w:val="0"/>
          <w:numId w:val="1382"/>
        </w:numPr>
      </w:pPr>
      <w:r>
        <w:t xml:space="preserve">Maintains scientific rigor in all communications</w:t>
      </w:r>
    </w:p>
    <w:p>
      <w:pPr>
        <w:pStyle w:val="Compact"/>
        <w:numPr>
          <w:ilvl w:val="0"/>
          <w:numId w:val="138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6"/>
    <w:bookmarkEnd w:id="827"/>
    <w:bookmarkStart w:id="913" w:name="references"/>
    <w:p>
      <w:pPr>
        <w:pStyle w:val="Heading1"/>
      </w:pPr>
      <w:r>
        <w:t xml:space="preserve">References</w:t>
      </w:r>
    </w:p>
    <w:bookmarkStart w:id="912" w:name="refs"/>
    <w:bookmarkStart w:id="829" w:name="ref-space_odyssey"/>
    <w:p>
      <w:pPr>
        <w:pStyle w:val="Bibliography"/>
      </w:pPr>
      <w:r>
        <w:rPr>
          <w:i/>
          <w:iCs/>
        </w:rPr>
        <w:t xml:space="preserve">2001: A Space Odyssey</w:t>
      </w:r>
      <w:r>
        <w:t xml:space="preserve">. 1968. Film.</w:t>
      </w:r>
      <w:r>
        <w:t xml:space="preserve"> </w:t>
      </w:r>
      <w:hyperlink r:id="rId828">
        <w:r>
          <w:rPr>
            <w:rStyle w:val="Hyperlink"/>
          </w:rPr>
          <w:t xml:space="preserve">https://en.wikipedia.org/wiki/2001:_A_Space_Odyssey_(film)</w:t>
        </w:r>
      </w:hyperlink>
      <w:r>
        <w:t xml:space="preserve">.</w:t>
      </w:r>
    </w:p>
    <w:bookmarkEnd w:id="829"/>
    <w:bookmarkStart w:id="8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0">
        <w:r>
          <w:rPr>
            <w:rStyle w:val="Hyperlink"/>
          </w:rPr>
          <w:t xml:space="preserve">https://doi.org/10.1371/journal.pgph.0002269</w:t>
        </w:r>
      </w:hyperlink>
      <w:r>
        <w:t xml:space="preserve">.</w:t>
      </w:r>
    </w:p>
    <w:bookmarkEnd w:id="831"/>
    <w:bookmarkStart w:id="833" w:name="ref-i_robot"/>
    <w:p>
      <w:pPr>
        <w:pStyle w:val="Bibliography"/>
      </w:pPr>
      <w:r>
        <w:t xml:space="preserve">Asimov, Isaac. 1950.</w:t>
      </w:r>
      <w:r>
        <w:t xml:space="preserve"> </w:t>
      </w:r>
      <w:r>
        <w:rPr>
          <w:i/>
          <w:iCs/>
        </w:rPr>
        <w:t xml:space="preserve">I, Robot</w:t>
      </w:r>
      <w:r>
        <w:t xml:space="preserve">. Novel; Gnome Press.</w:t>
      </w:r>
      <w:r>
        <w:t xml:space="preserve"> </w:t>
      </w:r>
      <w:hyperlink r:id="rId832">
        <w:r>
          <w:rPr>
            <w:rStyle w:val="Hyperlink"/>
          </w:rPr>
          <w:t xml:space="preserve">https://search.library.ucdavis.edu/permalink/01UCD_INST/9fle3i/alma990000226350403126</w:t>
        </w:r>
      </w:hyperlink>
      <w:r>
        <w:t xml:space="preserve">.</w:t>
      </w:r>
    </w:p>
    <w:bookmarkEnd w:id="833"/>
    <w:bookmarkStart w:id="83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4">
        <w:r>
          <w:rPr>
            <w:rStyle w:val="Hyperlink"/>
          </w:rPr>
          <w:t xml:space="preserve">https://doi.org/10.1038/d41586-019-01431-z</w:t>
        </w:r>
      </w:hyperlink>
      <w:r>
        <w:t xml:space="preserve">.</w:t>
      </w:r>
    </w:p>
    <w:bookmarkEnd w:id="835"/>
    <w:bookmarkStart w:id="837" w:name="ref-battlestar_galactica_2004"/>
    <w:p>
      <w:pPr>
        <w:pStyle w:val="Bibliography"/>
      </w:pPr>
      <w:r>
        <w:rPr>
          <w:i/>
          <w:iCs/>
        </w:rPr>
        <w:t xml:space="preserve">Battlestar Galactica</w:t>
      </w:r>
      <w:r>
        <w:t xml:space="preserve">. 2004. Television Series.</w:t>
      </w:r>
      <w:r>
        <w:t xml:space="preserve"> </w:t>
      </w:r>
      <w:hyperlink r:id="rId836">
        <w:r>
          <w:rPr>
            <w:rStyle w:val="Hyperlink"/>
          </w:rPr>
          <w:t xml:space="preserve">https://en.wikipedia.org/wiki/Battlestar_Galactica_(2004_TV_series)</w:t>
        </w:r>
      </w:hyperlink>
      <w:r>
        <w:t xml:space="preserve">.</w:t>
      </w:r>
    </w:p>
    <w:bookmarkEnd w:id="837"/>
    <w:bookmarkStart w:id="83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2">
        <w:r>
          <w:rPr>
            <w:rStyle w:val="Hyperlink"/>
          </w:rPr>
          <w:t xml:space="preserve">https://jadebc.github.io/lab-manual/</w:t>
        </w:r>
      </w:hyperlink>
      <w:r>
        <w:t xml:space="preserve">.</w:t>
      </w:r>
    </w:p>
    <w:bookmarkEnd w:id="838"/>
    <w:bookmarkStart w:id="840" w:name="ref-blade_runner"/>
    <w:p>
      <w:pPr>
        <w:pStyle w:val="Bibliography"/>
      </w:pPr>
      <w:r>
        <w:rPr>
          <w:i/>
          <w:iCs/>
        </w:rPr>
        <w:t xml:space="preserve">Blade Runner</w:t>
      </w:r>
      <w:r>
        <w:t xml:space="preserve">. 1982. Film.</w:t>
      </w:r>
      <w:r>
        <w:t xml:space="preserve"> </w:t>
      </w:r>
      <w:hyperlink r:id="rId839">
        <w:r>
          <w:rPr>
            <w:rStyle w:val="Hyperlink"/>
          </w:rPr>
          <w:t xml:space="preserve">https://en.wikipedia.org/wiki/Blade_Runner</w:t>
        </w:r>
      </w:hyperlink>
      <w:r>
        <w:t xml:space="preserve">.</w:t>
      </w:r>
    </w:p>
    <w:bookmarkEnd w:id="840"/>
    <w:bookmarkStart w:id="84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1">
        <w:r>
          <w:rPr>
            <w:rStyle w:val="Hyperlink"/>
          </w:rPr>
          <w:t xml:space="preserve">https://happygitwithr.com/</w:t>
        </w:r>
      </w:hyperlink>
      <w:r>
        <w:t xml:space="preserve">.</w:t>
      </w:r>
    </w:p>
    <w:bookmarkEnd w:id="842"/>
    <w:bookmarkStart w:id="84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3"/>
    <w:bookmarkStart w:id="845"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4">
        <w:r>
          <w:rPr>
            <w:rStyle w:val="Hyperlink"/>
          </w:rPr>
          <w:t xml:space="preserve">https://en.wikipedia.org/wiki/Ender%27s_Game</w:t>
        </w:r>
      </w:hyperlink>
      <w:r>
        <w:t xml:space="preserve">.</w:t>
      </w:r>
    </w:p>
    <w:bookmarkEnd w:id="845"/>
    <w:bookmarkStart w:id="8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6">
        <w:r>
          <w:rPr>
            <w:rStyle w:val="Hyperlink"/>
          </w:rPr>
          <w:t xml:space="preserve">https://doi.org/10.1038/s41467-020-19160-7</w:t>
        </w:r>
      </w:hyperlink>
      <w:r>
        <w:t xml:space="preserve">.</w:t>
      </w:r>
    </w:p>
    <w:bookmarkEnd w:id="847"/>
    <w:bookmarkStart w:id="8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8">
        <w:r>
          <w:rPr>
            <w:rStyle w:val="Hyperlink"/>
          </w:rPr>
          <w:t xml:space="preserve">http://creativecommons.org/licenses/by-nc/4.0/</w:t>
        </w:r>
      </w:hyperlink>
      <w:r>
        <w:t xml:space="preserve">.</w:t>
      </w:r>
    </w:p>
    <w:bookmarkEnd w:id="849"/>
    <w:bookmarkStart w:id="851" w:name="ref-credit"/>
    <w:p>
      <w:pPr>
        <w:pStyle w:val="Bibliography"/>
      </w:pPr>
      <w:r>
        <w:t xml:space="preserve">“CRediT: Contributor Roles Taxonomy.”</w:t>
      </w:r>
      <w:r>
        <w:t xml:space="preserve"> </w:t>
      </w:r>
      <w:r>
        <w:t xml:space="preserve">n.d. PLOS ONE.</w:t>
      </w:r>
      <w:r>
        <w:t xml:space="preserve"> </w:t>
      </w:r>
      <w:hyperlink r:id="rId850">
        <w:r>
          <w:rPr>
            <w:rStyle w:val="Hyperlink"/>
          </w:rPr>
          <w:t xml:space="preserve">https://journals.plos.org/plosone/s/authorship</w:t>
        </w:r>
      </w:hyperlink>
      <w:r>
        <w:t xml:space="preserve">.</w:t>
      </w:r>
    </w:p>
    <w:bookmarkEnd w:id="851"/>
    <w:bookmarkStart w:id="853" w:name="ref-dryad"/>
    <w:p>
      <w:pPr>
        <w:pStyle w:val="Bibliography"/>
      </w:pPr>
      <w:r>
        <w:t xml:space="preserve">“Dryad Digital Repository.”</w:t>
      </w:r>
      <w:r>
        <w:t xml:space="preserve"> </w:t>
      </w:r>
      <w:r>
        <w:t xml:space="preserve">n.d. Dryad.</w:t>
      </w:r>
      <w:r>
        <w:t xml:space="preserve"> </w:t>
      </w:r>
      <w:hyperlink r:id="rId852">
        <w:r>
          <w:rPr>
            <w:rStyle w:val="Hyperlink"/>
          </w:rPr>
          <w:t xml:space="preserve">https://datadryad.org/</w:t>
        </w:r>
      </w:hyperlink>
      <w:r>
        <w:t xml:space="preserve">.</w:t>
      </w:r>
    </w:p>
    <w:bookmarkEnd w:id="853"/>
    <w:bookmarkStart w:id="8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9">
        <w:r>
          <w:rPr>
            <w:rStyle w:val="Hyperlink"/>
          </w:rPr>
          <w:t xml:space="preserve">https://www.equator-network.org/</w:t>
        </w:r>
      </w:hyperlink>
      <w:r>
        <w:t xml:space="preserve">.</w:t>
      </w:r>
    </w:p>
    <w:bookmarkEnd w:id="854"/>
    <w:bookmarkStart w:id="8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5">
        <w:r>
          <w:rPr>
            <w:rStyle w:val="Hyperlink"/>
          </w:rPr>
          <w:t xml:space="preserve">https://engineering-shiny.org/</w:t>
        </w:r>
      </w:hyperlink>
      <w:r>
        <w:t xml:space="preserve">.</w:t>
      </w:r>
    </w:p>
    <w:bookmarkEnd w:id="856"/>
    <w:bookmarkStart w:id="858"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7">
        <w:r>
          <w:rPr>
            <w:rStyle w:val="Hyperlink"/>
          </w:rPr>
          <w:t xml:space="preserve">https://www.youtube.com/watch?v=B1BdQcJ2ZYY</w:t>
        </w:r>
      </w:hyperlink>
      <w:r>
        <w:t xml:space="preserve">.</w:t>
      </w:r>
    </w:p>
    <w:bookmarkEnd w:id="858"/>
    <w:bookmarkStart w:id="85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9"/>
    <w:bookmarkStart w:id="861" w:name="ref-githubdesktop"/>
    <w:p>
      <w:pPr>
        <w:pStyle w:val="Bibliography"/>
      </w:pPr>
      <w:r>
        <w:t xml:space="preserve">“GitHub Desktop.”</w:t>
      </w:r>
      <w:r>
        <w:t xml:space="preserve"> </w:t>
      </w:r>
      <w:r>
        <w:t xml:space="preserve">n.d. GitHub.</w:t>
      </w:r>
      <w:r>
        <w:t xml:space="preserve"> </w:t>
      </w:r>
      <w:hyperlink r:id="rId860">
        <w:r>
          <w:rPr>
            <w:rStyle w:val="Hyperlink"/>
          </w:rPr>
          <w:t xml:space="preserve">https://desktop.github.com/</w:t>
        </w:r>
      </w:hyperlink>
      <w:r>
        <w:t xml:space="preserve">.</w:t>
      </w:r>
    </w:p>
    <w:bookmarkEnd w:id="861"/>
    <w:bookmarkStart w:id="863" w:name="ref-dune"/>
    <w:p>
      <w:pPr>
        <w:pStyle w:val="Bibliography"/>
      </w:pPr>
      <w:r>
        <w:t xml:space="preserve">Herbert, Frank. 1965.</w:t>
      </w:r>
      <w:r>
        <w:t xml:space="preserve"> </w:t>
      </w:r>
      <w:r>
        <w:rPr>
          <w:i/>
          <w:iCs/>
        </w:rPr>
        <w:t xml:space="preserve">Dune</w:t>
      </w:r>
      <w:r>
        <w:t xml:space="preserve">. Novel.</w:t>
      </w:r>
      <w:r>
        <w:t xml:space="preserve"> </w:t>
      </w:r>
      <w:hyperlink r:id="rId862">
        <w:r>
          <w:rPr>
            <w:rStyle w:val="Hyperlink"/>
          </w:rPr>
          <w:t xml:space="preserve">https://en.wikipedia.org/wiki/Organizations_of_the_Dune_universe#Thinking_machines</w:t>
        </w:r>
      </w:hyperlink>
      <w:r>
        <w:t xml:space="preserve">.</w:t>
      </w:r>
    </w:p>
    <w:bookmarkEnd w:id="863"/>
    <w:bookmarkStart w:id="865" w:name="ref-plos_data"/>
    <w:p>
      <w:pPr>
        <w:pStyle w:val="Bibliography"/>
      </w:pPr>
      <w:r>
        <w:t xml:space="preserve">“How to Store and Manage Your Data.”</w:t>
      </w:r>
      <w:r>
        <w:t xml:space="preserve"> </w:t>
      </w:r>
      <w:r>
        <w:t xml:space="preserve">n.d. PLOS.</w:t>
      </w:r>
      <w:r>
        <w:t xml:space="preserve"> </w:t>
      </w:r>
      <w:hyperlink r:id="rId864">
        <w:r>
          <w:rPr>
            <w:rStyle w:val="Hyperlink"/>
          </w:rPr>
          <w:t xml:space="preserve">https://plos.org/resource/how-to-store-and-manage-your-data/</w:t>
        </w:r>
      </w:hyperlink>
      <w:r>
        <w:t xml:space="preserve">.</w:t>
      </w:r>
    </w:p>
    <w:bookmarkEnd w:id="865"/>
    <w:bookmarkStart w:id="86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6"/>
    <w:bookmarkStart w:id="86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7">
        <w:r>
          <w:rPr>
            <w:rStyle w:val="Hyperlink"/>
          </w:rPr>
          <w:t xml:space="preserve">https://mentors.fm/2019/08/13/think-and-write-with-leslie-lamport/</w:t>
        </w:r>
      </w:hyperlink>
      <w:r>
        <w:t xml:space="preserve">.</w:t>
      </w:r>
    </w:p>
    <w:bookmarkEnd w:id="868"/>
    <w:bookmarkStart w:id="870"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9">
        <w:r>
          <w:rPr>
            <w:rStyle w:val="Hyperlink"/>
          </w:rPr>
          <w:t xml:space="preserve">https://openreview.net/forum?id=BZ5a1r-kVsf</w:t>
        </w:r>
      </w:hyperlink>
      <w:r>
        <w:t xml:space="preserve">.</w:t>
      </w:r>
    </w:p>
    <w:bookmarkEnd w:id="870"/>
    <w:bookmarkStart w:id="871" w:name="ref-medRxiv"/>
    <w:p>
      <w:pPr>
        <w:pStyle w:val="Bibliography"/>
      </w:pPr>
      <w:r>
        <w:t xml:space="preserve">“medRxiv: The Preprint Server for Health Sciences.”</w:t>
      </w:r>
      <w:r>
        <w:t xml:space="preserve"> </w:t>
      </w:r>
      <w:r>
        <w:t xml:space="preserve">n.d. Cold Spring Harbor Laboratory.</w:t>
      </w:r>
      <w:r>
        <w:t xml:space="preserve"> </w:t>
      </w:r>
      <w:hyperlink r:id="rId816">
        <w:r>
          <w:rPr>
            <w:rStyle w:val="Hyperlink"/>
          </w:rPr>
          <w:t xml:space="preserve">https://www.medrxiv.org/</w:t>
        </w:r>
      </w:hyperlink>
      <w:r>
        <w:t xml:space="preserve">.</w:t>
      </w:r>
    </w:p>
    <w:bookmarkEnd w:id="871"/>
    <w:bookmarkStart w:id="8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2">
        <w:r>
          <w:rPr>
            <w:rStyle w:val="Hyperlink"/>
          </w:rPr>
          <w:t xml:space="preserve">https://doi.org/10.1038/467775a</w:t>
        </w:r>
      </w:hyperlink>
      <w:r>
        <w:t xml:space="preserve">.</w:t>
      </w:r>
    </w:p>
    <w:bookmarkEnd w:id="873"/>
    <w:bookmarkStart w:id="8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4">
        <w:r>
          <w:rPr>
            <w:rStyle w:val="Hyperlink"/>
          </w:rPr>
          <w:t xml:space="preserve">https://doi.org/10.1038/s41562-016-0021</w:t>
        </w:r>
      </w:hyperlink>
      <w:r>
        <w:t xml:space="preserve">.</w:t>
      </w:r>
    </w:p>
    <w:bookmarkEnd w:id="875"/>
    <w:bookmarkStart w:id="8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6">
        <w:r>
          <w:rPr>
            <w:rStyle w:val="Hyperlink"/>
          </w:rPr>
          <w:t xml:space="preserve">https://doi.org/10.1038/526182a</w:t>
        </w:r>
      </w:hyperlink>
      <w:r>
        <w:t xml:space="preserve">.</w:t>
      </w:r>
    </w:p>
    <w:bookmarkEnd w:id="877"/>
    <w:bookmarkStart w:id="879" w:name="ref-osf"/>
    <w:p>
      <w:pPr>
        <w:pStyle w:val="Bibliography"/>
      </w:pPr>
      <w:r>
        <w:t xml:space="preserve">“Open Science Framework.”</w:t>
      </w:r>
      <w:r>
        <w:t xml:space="preserve"> </w:t>
      </w:r>
      <w:r>
        <w:t xml:space="preserve">n.d. Center for Open Science.</w:t>
      </w:r>
      <w:r>
        <w:t xml:space="preserve"> </w:t>
      </w:r>
      <w:hyperlink r:id="rId878">
        <w:r>
          <w:rPr>
            <w:rStyle w:val="Hyperlink"/>
          </w:rPr>
          <w:t xml:space="preserve">https://osf.io/</w:t>
        </w:r>
      </w:hyperlink>
      <w:r>
        <w:t xml:space="preserve">.</w:t>
      </w:r>
    </w:p>
    <w:bookmarkEnd w:id="879"/>
    <w:bookmarkStart w:id="8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0"/>
    <w:bookmarkStart w:id="882" w:name="ref-gitfixum"/>
    <w:p>
      <w:pPr>
        <w:pStyle w:val="Bibliography"/>
      </w:pPr>
      <w:r>
        <w:t xml:space="preserve">Robertson, Seth. n.d.</w:t>
      </w:r>
      <w:r>
        <w:t xml:space="preserve"> </w:t>
      </w:r>
      <w:r>
        <w:t xml:space="preserve">“On Undoing, Fixing, or Removing Commits in Git.”</w:t>
      </w:r>
      <w:r>
        <w:t xml:space="preserve"> </w:t>
      </w:r>
      <w:hyperlink r:id="rId881">
        <w:r>
          <w:rPr>
            <w:rStyle w:val="Hyperlink"/>
          </w:rPr>
          <w:t xml:space="preserve">https://sethrobertson.github.io/GitFixUm/fixup.html</w:t>
        </w:r>
      </w:hyperlink>
      <w:r>
        <w:t xml:space="preserve">.</w:t>
      </w:r>
    </w:p>
    <w:bookmarkEnd w:id="882"/>
    <w:bookmarkStart w:id="8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3">
        <w:r>
          <w:rPr>
            <w:rStyle w:val="Hyperlink"/>
          </w:rPr>
          <w:t xml:space="preserve">https://doi.org/10.1371/journal.pcbi.1003833</w:t>
        </w:r>
      </w:hyperlink>
      <w:r>
        <w:t xml:space="preserve">.</w:t>
      </w:r>
    </w:p>
    <w:bookmarkEnd w:id="884"/>
    <w:bookmarkStart w:id="8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5">
        <w:r>
          <w:rPr>
            <w:rStyle w:val="Hyperlink"/>
          </w:rPr>
          <w:t xml:space="preserve">https://doi.org/10.1038/d41586-019-02918-5</w:t>
        </w:r>
      </w:hyperlink>
      <w:r>
        <w:t xml:space="preserve">.</w:t>
      </w:r>
    </w:p>
    <w:bookmarkEnd w:id="886"/>
    <w:bookmarkStart w:id="888" w:name="ref-slurm"/>
    <w:p>
      <w:pPr>
        <w:pStyle w:val="Bibliography"/>
      </w:pPr>
      <w:r>
        <w:t xml:space="preserve">“Slurm Workload Manager: Sbatch Documentation.”</w:t>
      </w:r>
      <w:r>
        <w:t xml:space="preserve"> </w:t>
      </w:r>
      <w:r>
        <w:t xml:space="preserve">n.d. SchedMD.</w:t>
      </w:r>
      <w:r>
        <w:t xml:space="preserve"> </w:t>
      </w:r>
      <w:hyperlink r:id="rId887">
        <w:r>
          <w:rPr>
            <w:rStyle w:val="Hyperlink"/>
          </w:rPr>
          <w:t xml:space="preserve">https://slurm.schedmd.com/sbatch.html</w:t>
        </w:r>
      </w:hyperlink>
      <w:r>
        <w:t xml:space="preserve">.</w:t>
      </w:r>
    </w:p>
    <w:bookmarkEnd w:id="888"/>
    <w:bookmarkStart w:id="8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9">
        <w:r>
          <w:rPr>
            <w:rStyle w:val="Hyperlink"/>
          </w:rPr>
          <w:t xml:space="preserve">https://doi.org/10.1038/d41586-019-00067-3</w:t>
        </w:r>
      </w:hyperlink>
      <w:r>
        <w:t xml:space="preserve">.</w:t>
      </w:r>
    </w:p>
    <w:bookmarkEnd w:id="890"/>
    <w:bookmarkStart w:id="892" w:name="ref-terminator"/>
    <w:p>
      <w:pPr>
        <w:pStyle w:val="Bibliography"/>
      </w:pPr>
      <w:r>
        <w:rPr>
          <w:i/>
          <w:iCs/>
        </w:rPr>
        <w:t xml:space="preserve">Terminator 3: Rise of the Machines</w:t>
      </w:r>
      <w:r>
        <w:t xml:space="preserve">. 2003. Film.</w:t>
      </w:r>
      <w:r>
        <w:t xml:space="preserve"> </w:t>
      </w:r>
      <w:hyperlink r:id="rId891">
        <w:r>
          <w:rPr>
            <w:rStyle w:val="Hyperlink"/>
          </w:rPr>
          <w:t xml:space="preserve">https://en.wikipedia.org/wiki/Terminator_3:_Rise_of_the_Machines</w:t>
        </w:r>
      </w:hyperlink>
      <w:r>
        <w:t xml:space="preserve">.</w:t>
      </w:r>
    </w:p>
    <w:bookmarkEnd w:id="892"/>
    <w:bookmarkStart w:id="894" w:name="ref-matrix"/>
    <w:p>
      <w:pPr>
        <w:pStyle w:val="Bibliography"/>
      </w:pPr>
      <w:r>
        <w:rPr>
          <w:i/>
          <w:iCs/>
        </w:rPr>
        <w:t xml:space="preserve">The Matrix</w:t>
      </w:r>
      <w:r>
        <w:t xml:space="preserve">. 1999. Film.</w:t>
      </w:r>
      <w:r>
        <w:t xml:space="preserve"> </w:t>
      </w:r>
      <w:hyperlink r:id="rId893">
        <w:r>
          <w:rPr>
            <w:rStyle w:val="Hyperlink"/>
          </w:rPr>
          <w:t xml:space="preserve">https://en.wikipedia.org/wiki/The_Matrix</w:t>
        </w:r>
      </w:hyperlink>
      <w:r>
        <w:t xml:space="preserve">.</w:t>
      </w:r>
    </w:p>
    <w:bookmarkEnd w:id="894"/>
    <w:bookmarkStart w:id="8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5"/>
    <w:bookmarkStart w:id="8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6">
        <w:r>
          <w:rPr>
            <w:rStyle w:val="Hyperlink"/>
          </w:rPr>
          <w:t xml:space="preserve">https://doi.org/10.1038/d41586-021-03603-2</w:t>
        </w:r>
      </w:hyperlink>
      <w:r>
        <w:t xml:space="preserve">.</w:t>
      </w:r>
    </w:p>
    <w:bookmarkEnd w:id="897"/>
    <w:bookmarkStart w:id="899" w:name="ref-wargames"/>
    <w:p>
      <w:pPr>
        <w:pStyle w:val="Bibliography"/>
      </w:pPr>
      <w:r>
        <w:rPr>
          <w:i/>
          <w:iCs/>
        </w:rPr>
        <w:t xml:space="preserve">WarGames</w:t>
      </w:r>
      <w:r>
        <w:t xml:space="preserve">. 1983. Film.</w:t>
      </w:r>
      <w:r>
        <w:t xml:space="preserve"> </w:t>
      </w:r>
      <w:hyperlink r:id="rId898">
        <w:r>
          <w:rPr>
            <w:rStyle w:val="Hyperlink"/>
          </w:rPr>
          <w:t xml:space="preserve">https://en.wikipedia.org/wiki/WarGames</w:t>
        </w:r>
      </w:hyperlink>
      <w:r>
        <w:t xml:space="preserve">.</w:t>
      </w:r>
    </w:p>
    <w:bookmarkEnd w:id="899"/>
    <w:bookmarkStart w:id="9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0">
        <w:r>
          <w:rPr>
            <w:rStyle w:val="Hyperlink"/>
          </w:rPr>
          <w:t xml:space="preserve">https://adv-r.hadley.nz/</w:t>
        </w:r>
      </w:hyperlink>
      <w:r>
        <w:t xml:space="preserve">.</w:t>
      </w:r>
    </w:p>
    <w:bookmarkEnd w:id="901"/>
    <w:bookmarkStart w:id="9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2">
        <w:r>
          <w:rPr>
            <w:rStyle w:val="Hyperlink"/>
          </w:rPr>
          <w:t xml:space="preserve">https://mastering-shiny.org/</w:t>
        </w:r>
      </w:hyperlink>
      <w:r>
        <w:t xml:space="preserve">.</w:t>
      </w:r>
    </w:p>
    <w:bookmarkEnd w:id="903"/>
    <w:bookmarkStart w:id="9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4"/>
    <w:bookmarkStart w:id="9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5">
        <w:r>
          <w:rPr>
            <w:rStyle w:val="Hyperlink"/>
          </w:rPr>
          <w:t xml:space="preserve">https://design.tidyverse.org/</w:t>
        </w:r>
      </w:hyperlink>
      <w:r>
        <w:t xml:space="preserve">.</w:t>
      </w:r>
    </w:p>
    <w:bookmarkEnd w:id="906"/>
    <w:bookmarkStart w:id="9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7">
        <w:r>
          <w:rPr>
            <w:rStyle w:val="Hyperlink"/>
          </w:rPr>
          <w:t xml:space="preserve">https://r-pkgs.org/</w:t>
        </w:r>
      </w:hyperlink>
      <w:r>
        <w:t xml:space="preserve">.</w:t>
      </w:r>
    </w:p>
    <w:bookmarkEnd w:id="908"/>
    <w:bookmarkStart w:id="9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9">
        <w:r>
          <w:rPr>
            <w:rStyle w:val="Hyperlink"/>
          </w:rPr>
          <w:t xml:space="preserve">https://r4ds.hadley.nz/</w:t>
        </w:r>
      </w:hyperlink>
      <w:r>
        <w:t xml:space="preserve">.</w:t>
      </w:r>
    </w:p>
    <w:bookmarkEnd w:id="910"/>
    <w:bookmarkStart w:id="9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1"/>
    <w:bookmarkEnd w:id="912"/>
    <w:p>
      <w:r>
        <w:br w:type="page"/>
      </w:r>
    </w:p>
    <w:bookmarkEnd w:id="913"/>
    <w:bookmarkStart w:id="9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4">
        <w:r>
          <w:rPr>
            <w:rStyle w:val="Hyperlink"/>
          </w:rPr>
          <w:t xml:space="preserve">https://ucd-serg.github.io/lab-manual/appendix-copilot-instructions.html</w:t>
        </w:r>
      </w:hyperlink>
    </w:p>
    <w:p>
      <w:r>
        <w:br w:type="page"/>
      </w:r>
    </w:p>
    <w:bookmarkEnd w:id="915"/>
    <w:bookmarkStart w:id="9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6">
        <w:r>
          <w:rPr>
            <w:rStyle w:val="Hyperlink"/>
          </w:rPr>
          <w:t xml:space="preserve">https://ucd-serg.github.io/lab-manual/appendix-copilot-setup-steps.html</w:t>
        </w:r>
      </w:hyperlink>
    </w:p>
    <w:p>
      <w:r>
        <w:br w:type="page"/>
      </w:r>
    </w:p>
    <w:bookmarkEnd w:id="917"/>
    <w:bookmarkStart w:id="9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3"/>
        </w:numPr>
      </w:pPr>
      <w:ins w:id="3079" w:author="PR Preview" w:date="2024-01-01T00:00:00Z">
        <w:r>
          <w:rPr>
            <w:b/>
            <w:bCs/>
          </w:rPr>
          <w:t xml:space="preserve">Branch:</w:t>
        </w:r>
      </w:ins>
      <w:ins w:id="3079" w:author="PR Preview" w:date="2024-01-01T00:00:00Z">
        <w:r>
          <w:t xml:space="preserve"> </w:t>
        </w:r>
      </w:ins>
      <w:ins w:id="3079" w:author="PR Preview" w:date="2024-01-01T00:00:00Z">
        <w:r>
          <w:t xml:space="preserve">HEAD</w:t>
        </w:r>
      </w:ins>
    </w:p>
    <w:p>
      <w:pPr>
        <w:pStyle w:val="Compact"/>
        <w:numPr>
          <w:ilvl w:val="0"/>
          <w:numId w:val="1383"/>
        </w:numPr>
      </w:pPr>
      <w:ins w:id="3080" w:author="PR Preview" w:date="2024-01-01T00:00:00Z">
        <w:r>
          <w:rPr>
            <w:b/>
            <w:bCs/>
          </w:rPr>
          <w:t xml:space="preserve">Commit:</w:t>
        </w:r>
      </w:ins>
      <w:ins w:id="3080" w:author="PR Preview" w:date="2024-01-01T00:00:00Z">
        <w:r>
          <w:t xml:space="preserve"> </w:t>
        </w:r>
      </w:ins>
      <w:ins w:id="3080" w:author="PR Preview" w:date="2024-01-01T00:00:00Z">
        <w:r>
          <w:t xml:space="preserve">ca2f5ca</w:t>
        </w:r>
      </w:ins>
    </w:p>
    <w:p>
      <w:pPr>
        <w:pStyle w:val="Compact"/>
        <w:numPr>
          <w:ilvl w:val="0"/>
          <w:numId w:val="1383"/>
        </w:numPr>
      </w:pPr>
      <w:ins w:id="3081" w:author="PR Preview" w:date="2024-01-01T00:00:00Z">
        <w:r>
          <w:rPr>
            <w:b/>
            <w:bCs/>
          </w:rPr>
          <w:t xml:space="preserve">Full commit hash:</w:t>
        </w:r>
      </w:ins>
      <w:ins w:id="3081" w:author="PR Preview" w:date="2024-01-01T00:00:00Z">
        <w:r>
          <w:t xml:space="preserve"> </w:t>
        </w:r>
      </w:ins>
      <w:ins w:id="3081" w:author="PR Preview" w:date="2024-01-01T00:00:00Z">
        <w:r>
          <w:t xml:space="preserve">ca2f5ca4eee136beaee15d6da22f53b7c7d34fb5</w:t>
        </w:r>
      </w:ins>
    </w:p>
    <w:p>
      <w:pPr>
        <w:pStyle w:val="Compact"/>
        <w:numPr>
          <w:ilvl w:val="0"/>
          <w:numId w:val="1383"/>
        </w:numPr>
      </w:pPr>
      <w:ins w:id="3082" w:author="PR Preview" w:date="2024-01-01T00:00:00Z">
        <w:r>
          <w:rPr>
            <w:b/>
            <w:bCs/>
          </w:rPr>
          <w:t xml:space="preserve">Commit date:</w:t>
        </w:r>
      </w:ins>
      <w:ins w:id="3082" w:author="PR Preview" w:date="2024-01-01T00:00:00Z">
        <w:r>
          <w:t xml:space="preserve"> </w:t>
        </w:r>
      </w:ins>
      <w:ins w:id="3082" w:author="PR Preview" w:date="2024-01-01T00:00:00Z">
        <w:r>
          <w:t xml:space="preserve">2026-06-03 13:31:07 -0700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1"/>
  </w:num>
  <w:num w:numId="1380">
    <w:abstractNumId w:val="991"/>
  </w:num>
  <w:num w:numId="1381">
    <w:abstractNumId w:val="991"/>
  </w:num>
  <w:num w:numId="1382">
    <w:abstractNumId w:val="991"/>
  </w:num>
  <w:num w:numId="13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4" Type="http://schemas.openxmlformats.org/officeDocument/2006/relationships/image" Target="media/rId484.png"/><Relationship Id="rId627" Type="http://schemas.openxmlformats.org/officeDocument/2006/relationships/image" Target="media/rId627.png"/><Relationship Id="rId630" Type="http://schemas.openxmlformats.org/officeDocument/2006/relationships/image" Target="media/rId630.jpg"/><Relationship Id="rId346" Type="http://schemas.openxmlformats.org/officeDocument/2006/relationships/image" Target="media/rId346.png"/><Relationship Id="rId512" Type="http://schemas.openxmlformats.org/officeDocument/2006/relationships/image" Target="media/rId512.jpg"/><Relationship Id="rId518" Type="http://schemas.openxmlformats.org/officeDocument/2006/relationships/image" Target="media/rId518.png"/><Relationship Id="rId435" Type="http://schemas.openxmlformats.org/officeDocument/2006/relationships/image" Target="media/rId435.png"/><Relationship Id="rId440" Type="http://schemas.openxmlformats.org/officeDocument/2006/relationships/image" Target="media/rId440.png"/><Relationship Id="rId256" Type="http://schemas.openxmlformats.org/officeDocument/2006/relationships/image" Target="media/rId256.png"/><Relationship Id="rId636" Type="http://schemas.openxmlformats.org/officeDocument/2006/relationships/image" Target="media/rId636.png"/><Relationship Id="rId666" Type="http://schemas.openxmlformats.org/officeDocument/2006/relationships/image" Target="media/rId666.png"/><Relationship Id="rId261" Type="http://schemas.openxmlformats.org/officeDocument/2006/relationships/image" Target="media/rId261.png"/><Relationship Id="rId633" Type="http://schemas.openxmlformats.org/officeDocument/2006/relationships/image" Target="media/rId633.png"/><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2" Type="http://schemas.openxmlformats.org/officeDocument/2006/relationships/hyperlink" Target="http://adv-r.had.co.nz/Style.html" TargetMode="External"/><Relationship Id="rId790" Type="http://schemas.openxmlformats.org/officeDocument/2006/relationships/hyperlink" Target="http://colorbrewer2.org/" TargetMode="External"/><Relationship Id="rId848"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00"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8"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4"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52" Type="http://schemas.openxmlformats.org/officeDocument/2006/relationships/hyperlink" Target="https://datadryad.org/" TargetMode="External"/><Relationship Id="rId823" Type="http://schemas.openxmlformats.org/officeDocument/2006/relationships/hyperlink" Target="https://davidgohel.github.io/flextable/" TargetMode="External"/><Relationship Id="rId905"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0" Type="http://schemas.openxmlformats.org/officeDocument/2006/relationships/hyperlink" Target="https://desktop.github.com/" TargetMode="External"/><Relationship Id="rId695" Type="http://schemas.openxmlformats.org/officeDocument/2006/relationships/hyperlink" Target="https://developers.openai.com/api/docs/quickstart" TargetMode="External"/><Relationship Id="rId689"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3" Type="http://schemas.openxmlformats.org/officeDocument/2006/relationships/hyperlink" Target="https://docs.github.com/en/copilot/how-tos/use-copilot-agents/coding-agent" TargetMode="External"/><Relationship Id="rId705" Type="http://schemas.openxmlformats.org/officeDocument/2006/relationships/hyperlink" Target="https://docs.github.com/en/copilot/how-tos/use-copilot-agents/coding-agent/customize-the-agent-environment" TargetMode="External"/><Relationship Id="rId716" Type="http://schemas.openxmlformats.org/officeDocument/2006/relationships/hyperlink" Target="https://docs.github.com/en/copilot/how-tos/use-copilot-agents/coding-agent/customize-the-agent-environment#preinstalling-tools-or-dependencies-in-copilots-environment" TargetMode="External"/><Relationship Id="rId680" Type="http://schemas.openxmlformats.org/officeDocument/2006/relationships/hyperlink" Target="https://docs.github.com/en/copilot/how-tos/use-copilot-agents/coding-agent/customize-the-agent-firewall" TargetMode="External"/><Relationship Id="rId678"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72" Type="http://schemas.openxmlformats.org/officeDocument/2006/relationships/hyperlink" Target="https://docs.google.com/document/d/1ckgRCcr7FFPyymyMA6Y_-cB_vftOyrrxT28c6gRg0PI/edit" TargetMode="External"/><Relationship Id="rId872" Type="http://schemas.openxmlformats.org/officeDocument/2006/relationships/hyperlink" Target="https://doi.org/10.1038/467775a" TargetMode="External"/><Relationship Id="rId876" Type="http://schemas.openxmlformats.org/officeDocument/2006/relationships/hyperlink" Target="https://doi.org/10.1038/526182a" TargetMode="External"/><Relationship Id="rId889" Type="http://schemas.openxmlformats.org/officeDocument/2006/relationships/hyperlink" Target="https://doi.org/10.1038/d41586-019-00067-3" TargetMode="External"/><Relationship Id="rId834" Type="http://schemas.openxmlformats.org/officeDocument/2006/relationships/hyperlink" Target="https://doi.org/10.1038/d41586-019-01431-z" TargetMode="External"/><Relationship Id="rId885" Type="http://schemas.openxmlformats.org/officeDocument/2006/relationships/hyperlink" Target="https://doi.org/10.1038/d41586-019-02918-5" TargetMode="External"/><Relationship Id="rId896" Type="http://schemas.openxmlformats.org/officeDocument/2006/relationships/hyperlink" Target="https://doi.org/10.1038/d41586-021-03603-2" TargetMode="External"/><Relationship Id="rId846" Type="http://schemas.openxmlformats.org/officeDocument/2006/relationships/hyperlink" Target="https://doi.org/10.1038/s41467-020-19160-7" TargetMode="External"/><Relationship Id="rId874" Type="http://schemas.openxmlformats.org/officeDocument/2006/relationships/hyperlink" Target="https://doi.org/10.1038/s41562-016-0021" TargetMode="External"/><Relationship Id="rId883" Type="http://schemas.openxmlformats.org/officeDocument/2006/relationships/hyperlink" Target="https://doi.org/10.1371/journal.pcbi.1003833" TargetMode="External"/><Relationship Id="rId830"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8"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69" Type="http://schemas.openxmlformats.org/officeDocument/2006/relationships/hyperlink" Target="https://en.wikipedia.org/wiki/Agent_(The_Matrix)" TargetMode="External"/><Relationship Id="rId836" Type="http://schemas.openxmlformats.org/officeDocument/2006/relationships/hyperlink" Target="https://en.wikipedia.org/wiki/Battlestar_Galactica_(2004_TV_series)" TargetMode="External"/><Relationship Id="rId839"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0"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0" Type="http://schemas.openxmlformats.org/officeDocument/2006/relationships/hyperlink" Target="https://en.wikipedia.org/wiki/Doctor_of_Philosophy#History" TargetMode="External"/><Relationship Id="rId844"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4"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01" Type="http://schemas.openxmlformats.org/officeDocument/2006/relationships/hyperlink" Target="https://en.wikipedia.org/wiki/Masterpiece#History" TargetMode="External"/><Relationship Id="rId862"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891" Type="http://schemas.openxmlformats.org/officeDocument/2006/relationships/hyperlink" Target="https://en.wikipedia.org/wiki/Terminator_3:_Rise_of_the_Machines" TargetMode="External"/><Relationship Id="rId893" Type="http://schemas.openxmlformats.org/officeDocument/2006/relationships/hyperlink" Target="https://en.wikipedia.org/wiki/The_Matrix" TargetMode="External"/><Relationship Id="rId799"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8" Type="http://schemas.openxmlformats.org/officeDocument/2006/relationships/hyperlink" Target="https://en.wikipedia.org/wiki/WarGames" TargetMode="External"/><Relationship Id="rId813" Type="http://schemas.openxmlformats.org/officeDocument/2006/relationships/hyperlink" Target="https://en.wikipedia.org/wiki/Yes,_and_..." TargetMode="External"/><Relationship Id="rId855"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9"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5"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6"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4"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5"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15"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04" Type="http://schemas.openxmlformats.org/officeDocument/2006/relationships/hyperlink" Target="https://github.com/nmfs-opensci/quarto-thesis" TargetMode="External"/><Relationship Id="rId651" Type="http://schemas.openxmlformats.org/officeDocument/2006/relationships/hyperlink" Target="https://github.com/orgs/community/discussions/162826" TargetMode="External"/><Relationship Id="rId652"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9"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0"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18"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56"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44"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59" Type="http://schemas.openxmlformats.org/officeDocument/2006/relationships/hyperlink" Target="https://github.com/ucdavisdatalab/workshop_nlp_with_python" TargetMode="External"/><Relationship Id="rId758" Type="http://schemas.openxmlformats.org/officeDocument/2006/relationships/hyperlink" Target="https://github.com/ucdavisdatalab/workshop_python_basics" TargetMode="External"/><Relationship Id="rId743"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4" Type="http://schemas.openxmlformats.org/officeDocument/2006/relationships/hyperlink" Target="https://grants.nih.gov" TargetMode="External"/><Relationship Id="rId775" Type="http://schemas.openxmlformats.org/officeDocument/2006/relationships/hyperlink" Target="https://grantwriting.stanford.edu/resources/funding-train/" TargetMode="External"/><Relationship Id="rId841"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694"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782" Type="http://schemas.openxmlformats.org/officeDocument/2006/relationships/hyperlink" Target="https://jadebc.github.io/lab-manual/" TargetMode="External"/><Relationship Id="rId728"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38"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2" Type="http://schemas.openxmlformats.org/officeDocument/2006/relationships/hyperlink" Target="https://journals.lww.com/epidem/Fulltext/2001/05000/The_Value_of_P.2.aspx" TargetMode="External"/><Relationship Id="rId792" Type="http://schemas.openxmlformats.org/officeDocument/2006/relationships/hyperlink" Target="https://journals.plos.org/ploscompbiol/article?id=10.1371/journal.pcbi.1003833" TargetMode="External"/><Relationship Id="rId850" Type="http://schemas.openxmlformats.org/officeDocument/2006/relationships/hyperlink" Target="https://journals.plos.org/plosone/s/authorship" TargetMode="External"/><Relationship Id="rId764" Type="http://schemas.openxmlformats.org/officeDocument/2006/relationships/hyperlink" Target="https://link.springer.com/book/10.1007/978-3-030-98175-4" TargetMode="External"/><Relationship Id="rId779"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2" Type="http://schemas.openxmlformats.org/officeDocument/2006/relationships/hyperlink" Target="https://mastering-shiny.org/" TargetMode="External"/><Relationship Id="rId791" Type="http://schemas.openxmlformats.org/officeDocument/2006/relationships/hyperlink" Target="https://medialab.github.io/iwanthue/" TargetMode="External"/><Relationship Id="rId735"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67"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70" Type="http://schemas.openxmlformats.org/officeDocument/2006/relationships/hyperlink" Target="https://mitcommlab.mit.edu/be/2023/09/27/toward-an-evenbetterposter-improving-the-betterposter-template/" TargetMode="External"/><Relationship Id="rId784" Type="http://schemas.openxmlformats.org/officeDocument/2006/relationships/hyperlink" Target="https://myidp.sciencecareers.org/" TargetMode="External"/><Relationship Id="rId869" Type="http://schemas.openxmlformats.org/officeDocument/2006/relationships/hyperlink" Target="https://openreview.net/forum?id=BZ5a1r-kVsf" TargetMode="External"/><Relationship Id="rId878"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2" Type="http://schemas.openxmlformats.org/officeDocument/2006/relationships/hyperlink" Target="https://platform.openai.com/api-keys" TargetMode="External"/><Relationship Id="rId864" Type="http://schemas.openxmlformats.org/officeDocument/2006/relationships/hyperlink" Target="https://plos.org/resource/how-to-store-and-manage-your-data/" TargetMode="External"/><Relationship Id="rId693"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7"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09"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9" Type="http://schemas.openxmlformats.org/officeDocument/2006/relationships/hyperlink" Target="https://s3.amazonaws.com/assets.datacamp.com/blog_assets/datatable_Cheat_Sheet_R.pdf" TargetMode="External"/><Relationship Id="rId832"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1" Type="http://schemas.openxmlformats.org/officeDocument/2006/relationships/hyperlink" Target="https://sethrobertson.github.io/GitFixUm/fixup.html" TargetMode="External"/><Relationship Id="rId887"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4"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3"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40" Type="http://schemas.openxmlformats.org/officeDocument/2006/relationships/hyperlink" Target="https://ucb-epi-r.github.io" TargetMode="External"/><Relationship Id="rId914" Type="http://schemas.openxmlformats.org/officeDocument/2006/relationships/hyperlink" Target="https://ucd-serg.github.io/lab-manual/appendix-copilot-instructions.html" TargetMode="External"/><Relationship Id="rId916"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30"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45" Type="http://schemas.openxmlformats.org/officeDocument/2006/relationships/hyperlink" Target="https://ucdavisdatalab.github.io/install_guides/" TargetMode="External"/><Relationship Id="rId742"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1"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7"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22" Type="http://schemas.openxmlformats.org/officeDocument/2006/relationships/hyperlink" Target="https://www.danieldsjoberg.com/gtsummary/" TargetMode="External"/><Relationship Id="rId819"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78"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16" Type="http://schemas.openxmlformats.org/officeDocument/2006/relationships/hyperlink" Target="https://www.medrxiv.org/" TargetMode="External"/><Relationship Id="rId787" Type="http://schemas.openxmlformats.org/officeDocument/2006/relationships/hyperlink" Target="https://www.nature.com/articles/d41586-021-03603-2" TargetMode="External"/><Relationship Id="rId776"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7" Type="http://schemas.openxmlformats.org/officeDocument/2006/relationships/hyperlink" Target="https://www.rstudio.com/wp-content/uploads/2015/02/data-wrangling-cheatsheet.pdf" TargetMode="External"/><Relationship Id="rId750" Type="http://schemas.openxmlformats.org/officeDocument/2006/relationships/hyperlink" Target="https://www.rstudio.com/wp-content/uploads/2015/02/rmarkdown-cheatsheet.pdf" TargetMode="External"/><Relationship Id="rId748" Type="http://schemas.openxmlformats.org/officeDocument/2006/relationships/hyperlink" Target="https://www.rstudio.com/wp-content/uploads/2015/03/ggplot2-cheatsheet.pdf" TargetMode="External"/><Relationship Id="rId768"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5" Type="http://schemas.openxmlformats.org/officeDocument/2006/relationships/hyperlink" Target="https://www.training.nih.gov/career-services/" TargetMode="External"/><Relationship Id="rId788" Type="http://schemas.openxmlformats.org/officeDocument/2006/relationships/hyperlink" Target="https://www.youtube.com/watch?v=1RwJbhkCA58" TargetMode="External"/><Relationship Id="rId769" Type="http://schemas.openxmlformats.org/officeDocument/2006/relationships/hyperlink" Target="https://www.youtube.com/watch?v=1RwJbhkCA58&amp;t=1171s" TargetMode="External"/><Relationship Id="rId857"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6"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2" Type="http://schemas.openxmlformats.org/officeDocument/2006/relationships/hyperlink" Target="http://adv-r.had.co.nz/Style.html" TargetMode="External"/><Relationship Id="rId790" Type="http://schemas.openxmlformats.org/officeDocument/2006/relationships/hyperlink" Target="http://colorbrewer2.org/" TargetMode="External"/><Relationship Id="rId848"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00"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8"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4"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52" Type="http://schemas.openxmlformats.org/officeDocument/2006/relationships/hyperlink" Target="https://datadryad.org/" TargetMode="External"/><Relationship Id="rId823" Type="http://schemas.openxmlformats.org/officeDocument/2006/relationships/hyperlink" Target="https://davidgohel.github.io/flextable/" TargetMode="External"/><Relationship Id="rId905"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0" Type="http://schemas.openxmlformats.org/officeDocument/2006/relationships/hyperlink" Target="https://desktop.github.com/" TargetMode="External"/><Relationship Id="rId695" Type="http://schemas.openxmlformats.org/officeDocument/2006/relationships/hyperlink" Target="https://developers.openai.com/api/docs/quickstart" TargetMode="External"/><Relationship Id="rId689"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3" Type="http://schemas.openxmlformats.org/officeDocument/2006/relationships/hyperlink" Target="https://docs.github.com/en/copilot/how-tos/use-copilot-agents/coding-agent" TargetMode="External"/><Relationship Id="rId705" Type="http://schemas.openxmlformats.org/officeDocument/2006/relationships/hyperlink" Target="https://docs.github.com/en/copilot/how-tos/use-copilot-agents/coding-agent/customize-the-agent-environment" TargetMode="External"/><Relationship Id="rId716" Type="http://schemas.openxmlformats.org/officeDocument/2006/relationships/hyperlink" Target="https://docs.github.com/en/copilot/how-tos/use-copilot-agents/coding-agent/customize-the-agent-environment#preinstalling-tools-or-dependencies-in-copilots-environment" TargetMode="External"/><Relationship Id="rId680" Type="http://schemas.openxmlformats.org/officeDocument/2006/relationships/hyperlink" Target="https://docs.github.com/en/copilot/how-tos/use-copilot-agents/coding-agent/customize-the-agent-firewall" TargetMode="External"/><Relationship Id="rId678"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72" Type="http://schemas.openxmlformats.org/officeDocument/2006/relationships/hyperlink" Target="https://docs.google.com/document/d/1ckgRCcr7FFPyymyMA6Y_-cB_vftOyrrxT28c6gRg0PI/edit" TargetMode="External"/><Relationship Id="rId872" Type="http://schemas.openxmlformats.org/officeDocument/2006/relationships/hyperlink" Target="https://doi.org/10.1038/467775a" TargetMode="External"/><Relationship Id="rId876" Type="http://schemas.openxmlformats.org/officeDocument/2006/relationships/hyperlink" Target="https://doi.org/10.1038/526182a" TargetMode="External"/><Relationship Id="rId889" Type="http://schemas.openxmlformats.org/officeDocument/2006/relationships/hyperlink" Target="https://doi.org/10.1038/d41586-019-00067-3" TargetMode="External"/><Relationship Id="rId834" Type="http://schemas.openxmlformats.org/officeDocument/2006/relationships/hyperlink" Target="https://doi.org/10.1038/d41586-019-01431-z" TargetMode="External"/><Relationship Id="rId885" Type="http://schemas.openxmlformats.org/officeDocument/2006/relationships/hyperlink" Target="https://doi.org/10.1038/d41586-019-02918-5" TargetMode="External"/><Relationship Id="rId896" Type="http://schemas.openxmlformats.org/officeDocument/2006/relationships/hyperlink" Target="https://doi.org/10.1038/d41586-021-03603-2" TargetMode="External"/><Relationship Id="rId846" Type="http://schemas.openxmlformats.org/officeDocument/2006/relationships/hyperlink" Target="https://doi.org/10.1038/s41467-020-19160-7" TargetMode="External"/><Relationship Id="rId874" Type="http://schemas.openxmlformats.org/officeDocument/2006/relationships/hyperlink" Target="https://doi.org/10.1038/s41562-016-0021" TargetMode="External"/><Relationship Id="rId883" Type="http://schemas.openxmlformats.org/officeDocument/2006/relationships/hyperlink" Target="https://doi.org/10.1371/journal.pcbi.1003833" TargetMode="External"/><Relationship Id="rId830"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8"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69" Type="http://schemas.openxmlformats.org/officeDocument/2006/relationships/hyperlink" Target="https://en.wikipedia.org/wiki/Agent_(The_Matrix)" TargetMode="External"/><Relationship Id="rId836" Type="http://schemas.openxmlformats.org/officeDocument/2006/relationships/hyperlink" Target="https://en.wikipedia.org/wiki/Battlestar_Galactica_(2004_TV_series)" TargetMode="External"/><Relationship Id="rId839"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0"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0" Type="http://schemas.openxmlformats.org/officeDocument/2006/relationships/hyperlink" Target="https://en.wikipedia.org/wiki/Doctor_of_Philosophy#History" TargetMode="External"/><Relationship Id="rId844"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4"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01" Type="http://schemas.openxmlformats.org/officeDocument/2006/relationships/hyperlink" Target="https://en.wikipedia.org/wiki/Masterpiece#History" TargetMode="External"/><Relationship Id="rId862"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891" Type="http://schemas.openxmlformats.org/officeDocument/2006/relationships/hyperlink" Target="https://en.wikipedia.org/wiki/Terminator_3:_Rise_of_the_Machines" TargetMode="External"/><Relationship Id="rId893" Type="http://schemas.openxmlformats.org/officeDocument/2006/relationships/hyperlink" Target="https://en.wikipedia.org/wiki/The_Matrix" TargetMode="External"/><Relationship Id="rId799"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8" Type="http://schemas.openxmlformats.org/officeDocument/2006/relationships/hyperlink" Target="https://en.wikipedia.org/wiki/WarGames" TargetMode="External"/><Relationship Id="rId813" Type="http://schemas.openxmlformats.org/officeDocument/2006/relationships/hyperlink" Target="https://en.wikipedia.org/wiki/Yes,_and_..." TargetMode="External"/><Relationship Id="rId855"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9"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5"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6"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4"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5"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15"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04" Type="http://schemas.openxmlformats.org/officeDocument/2006/relationships/hyperlink" Target="https://github.com/nmfs-opensci/quarto-thesis" TargetMode="External"/><Relationship Id="rId651" Type="http://schemas.openxmlformats.org/officeDocument/2006/relationships/hyperlink" Target="https://github.com/orgs/community/discussions/162826" TargetMode="External"/><Relationship Id="rId652"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9"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0"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18"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56"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44"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59" Type="http://schemas.openxmlformats.org/officeDocument/2006/relationships/hyperlink" Target="https://github.com/ucdavisdatalab/workshop_nlp_with_python" TargetMode="External"/><Relationship Id="rId758" Type="http://schemas.openxmlformats.org/officeDocument/2006/relationships/hyperlink" Target="https://github.com/ucdavisdatalab/workshop_python_basics" TargetMode="External"/><Relationship Id="rId743"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4" Type="http://schemas.openxmlformats.org/officeDocument/2006/relationships/hyperlink" Target="https://grants.nih.gov" TargetMode="External"/><Relationship Id="rId775" Type="http://schemas.openxmlformats.org/officeDocument/2006/relationships/hyperlink" Target="https://grantwriting.stanford.edu/resources/funding-train/" TargetMode="External"/><Relationship Id="rId841"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694"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782" Type="http://schemas.openxmlformats.org/officeDocument/2006/relationships/hyperlink" Target="https://jadebc.github.io/lab-manual/" TargetMode="External"/><Relationship Id="rId728"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38"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2" Type="http://schemas.openxmlformats.org/officeDocument/2006/relationships/hyperlink" Target="https://journals.lww.com/epidem/Fulltext/2001/05000/The_Value_of_P.2.aspx" TargetMode="External"/><Relationship Id="rId792" Type="http://schemas.openxmlformats.org/officeDocument/2006/relationships/hyperlink" Target="https://journals.plos.org/ploscompbiol/article?id=10.1371/journal.pcbi.1003833" TargetMode="External"/><Relationship Id="rId850" Type="http://schemas.openxmlformats.org/officeDocument/2006/relationships/hyperlink" Target="https://journals.plos.org/plosone/s/authorship" TargetMode="External"/><Relationship Id="rId764" Type="http://schemas.openxmlformats.org/officeDocument/2006/relationships/hyperlink" Target="https://link.springer.com/book/10.1007/978-3-030-98175-4" TargetMode="External"/><Relationship Id="rId779"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2" Type="http://schemas.openxmlformats.org/officeDocument/2006/relationships/hyperlink" Target="https://mastering-shiny.org/" TargetMode="External"/><Relationship Id="rId791" Type="http://schemas.openxmlformats.org/officeDocument/2006/relationships/hyperlink" Target="https://medialab.github.io/iwanthue/" TargetMode="External"/><Relationship Id="rId735"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67"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70" Type="http://schemas.openxmlformats.org/officeDocument/2006/relationships/hyperlink" Target="https://mitcommlab.mit.edu/be/2023/09/27/toward-an-evenbetterposter-improving-the-betterposter-template/" TargetMode="External"/><Relationship Id="rId784" Type="http://schemas.openxmlformats.org/officeDocument/2006/relationships/hyperlink" Target="https://myidp.sciencecareers.org/" TargetMode="External"/><Relationship Id="rId869" Type="http://schemas.openxmlformats.org/officeDocument/2006/relationships/hyperlink" Target="https://openreview.net/forum?id=BZ5a1r-kVsf" TargetMode="External"/><Relationship Id="rId878"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2" Type="http://schemas.openxmlformats.org/officeDocument/2006/relationships/hyperlink" Target="https://platform.openai.com/api-keys" TargetMode="External"/><Relationship Id="rId864" Type="http://schemas.openxmlformats.org/officeDocument/2006/relationships/hyperlink" Target="https://plos.org/resource/how-to-store-and-manage-your-data/" TargetMode="External"/><Relationship Id="rId693"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7"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09"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9" Type="http://schemas.openxmlformats.org/officeDocument/2006/relationships/hyperlink" Target="https://s3.amazonaws.com/assets.datacamp.com/blog_assets/datatable_Cheat_Sheet_R.pdf" TargetMode="External"/><Relationship Id="rId832"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1" Type="http://schemas.openxmlformats.org/officeDocument/2006/relationships/hyperlink" Target="https://sethrobertson.github.io/GitFixUm/fixup.html" TargetMode="External"/><Relationship Id="rId887"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4"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3"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40" Type="http://schemas.openxmlformats.org/officeDocument/2006/relationships/hyperlink" Target="https://ucb-epi-r.github.io" TargetMode="External"/><Relationship Id="rId914" Type="http://schemas.openxmlformats.org/officeDocument/2006/relationships/hyperlink" Target="https://ucd-serg.github.io/lab-manual/appendix-copilot-instructions.html" TargetMode="External"/><Relationship Id="rId916"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30"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45" Type="http://schemas.openxmlformats.org/officeDocument/2006/relationships/hyperlink" Target="https://ucdavisdatalab.github.io/install_guides/" TargetMode="External"/><Relationship Id="rId742"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1"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7"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22" Type="http://schemas.openxmlformats.org/officeDocument/2006/relationships/hyperlink" Target="https://www.danieldsjoberg.com/gtsummary/" TargetMode="External"/><Relationship Id="rId819"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78"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16" Type="http://schemas.openxmlformats.org/officeDocument/2006/relationships/hyperlink" Target="https://www.medrxiv.org/" TargetMode="External"/><Relationship Id="rId787" Type="http://schemas.openxmlformats.org/officeDocument/2006/relationships/hyperlink" Target="https://www.nature.com/articles/d41586-021-03603-2" TargetMode="External"/><Relationship Id="rId776"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7" Type="http://schemas.openxmlformats.org/officeDocument/2006/relationships/hyperlink" Target="https://www.rstudio.com/wp-content/uploads/2015/02/data-wrangling-cheatsheet.pdf" TargetMode="External"/><Relationship Id="rId750" Type="http://schemas.openxmlformats.org/officeDocument/2006/relationships/hyperlink" Target="https://www.rstudio.com/wp-content/uploads/2015/02/rmarkdown-cheatsheet.pdf" TargetMode="External"/><Relationship Id="rId748" Type="http://schemas.openxmlformats.org/officeDocument/2006/relationships/hyperlink" Target="https://www.rstudio.com/wp-content/uploads/2015/03/ggplot2-cheatsheet.pdf" TargetMode="External"/><Relationship Id="rId768"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5" Type="http://schemas.openxmlformats.org/officeDocument/2006/relationships/hyperlink" Target="https://www.training.nih.gov/career-services/" TargetMode="External"/><Relationship Id="rId788" Type="http://schemas.openxmlformats.org/officeDocument/2006/relationships/hyperlink" Target="https://www.youtube.com/watch?v=1RwJbhkCA58" TargetMode="External"/><Relationship Id="rId769" Type="http://schemas.openxmlformats.org/officeDocument/2006/relationships/hyperlink" Target="https://www.youtube.com/watch?v=1RwJbhkCA58&amp;t=1171s" TargetMode="External"/><Relationship Id="rId857"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6"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2026-06-03T20:36:29Z</dcterms:created>
  <dcterms:modified xsi:type="dcterms:W3CDTF">2026-06-03T20:36:29Z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