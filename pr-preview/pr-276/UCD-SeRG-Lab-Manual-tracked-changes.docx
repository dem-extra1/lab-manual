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2026-05-20</w:t>
        </w:r>
      </w:ins>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9"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5"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2"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bookmarkEnd w:id="152"/>
    <w:bookmarkStart w:id="157" w:name="Xb061274386e3abd6de6716700a715b4a6eea4ca"/>
    <w:p>
      <w:pPr>
        <w:pStyle w:val="Heading3"/>
      </w:pPr>
      <w:ins w:id="1606" w:author="PR Preview" w:date="2024-01-01T00:00:00Z">
        <w:r>
          <w:t xml:space="preserve">6.12.3 Documenting internal helpers:</w:t>
        </w:r>
      </w:ins>
      <w:ins w:id="1606" w:author="PR Preview" w:date="2024-01-01T00:00:00Z">
        <w:r>
          <w:t xml:space="preserve"> </w:t>
        </w:r>
      </w:ins>
      <w:ins w:id="1606" w:author="PR Preview" w:date="2024-01-01T00:00:00Z">
        <w:r>
          <w:rPr>
            <w:rStyle w:val="VerbatimChar"/>
          </w:rPr>
          <w:t xml:space="preserve">@keywords internal</w:t>
        </w:r>
      </w:ins>
      <w:ins w:id="1606" w:author="PR Preview" w:date="2024-01-01T00:00:00Z">
        <w:r>
          <w:t xml:space="preserve"> </w:t>
        </w:r>
      </w:ins>
      <w:ins w:id="1606" w:author="PR Preview" w:date="2024-01-01T00:00:00Z">
        <w:r>
          <w:t xml:space="preserve">over</w:t>
        </w:r>
      </w:ins>
      <w:ins w:id="1606" w:author="PR Preview" w:date="2024-01-01T00:00:00Z">
        <w:r>
          <w:t xml:space="preserve"> </w:t>
        </w:r>
      </w:ins>
      <w:ins w:id="1606" w:author="PR Preview" w:date="2024-01-01T00:00:00Z">
        <w:r>
          <w:rPr>
            <w:rStyle w:val="VerbatimChar"/>
          </w:rPr>
          <w:t xml:space="preserve">@noRd</w:t>
        </w:r>
      </w:ins>
    </w:p>
    <w:p>
      <w:pPr>
        <w:pStyle w:val="FirstParagraph"/>
      </w:pPr>
      <w:ins w:id="1607" w:author="PR Preview" w:date="2024-01-01T00:00:00Z">
        <w:r>
          <w:t xml:space="preserve">Document every function you write,</w:t>
        </w:r>
      </w:ins>
      <w:ins w:id="1607" w:author="PR Preview" w:date="2024-01-01T00:00:00Z">
        <w:r>
          <w:t xml:space="preserve"> </w:t>
        </w:r>
      </w:ins>
      <w:ins w:id="1607" w:author="PR Preview" w:date="2024-01-01T00:00:00Z">
        <w:r>
          <w:t xml:space="preserve">including internal helpers that only your other package functions call.</w:t>
        </w:r>
      </w:ins>
      <w:ins w:id="1607" w:author="PR Preview" w:date="2024-01-01T00:00:00Z">
        <w:r>
          <w:t xml:space="preserve"> </w:t>
        </w:r>
      </w:ins>
      <w:ins w:id="1607" w:author="PR Preview" w:date="2024-01-01T00:00:00Z">
        <w:r>
          <w:t xml:space="preserve">The question is</w:t>
        </w:r>
      </w:ins>
      <w:ins w:id="1607" w:author="PR Preview" w:date="2024-01-01T00:00:00Z">
        <w:r>
          <w:t xml:space="preserve"> </w:t>
        </w:r>
      </w:ins>
      <w:ins w:id="1607" w:author="PR Preview" w:date="2024-01-01T00:00:00Z">
        <w:r>
          <w:rPr>
            <w:i/>
            <w:iCs/>
          </w:rPr>
          <w:t xml:space="preserve">how</w:t>
        </w:r>
      </w:ins>
      <w:ins w:id="1607" w:author="PR Preview" w:date="2024-01-01T00:00:00Z">
        <w:r>
          <w:t xml:space="preserve"> </w:t>
        </w:r>
      </w:ins>
      <w:ins w:id="1607" w:author="PR Preview" w:date="2024-01-01T00:00:00Z">
        <w:r>
          <w:t xml:space="preserve">the documentation is exposed,</w:t>
        </w:r>
      </w:ins>
      <w:ins w:id="1607" w:author="PR Preview" w:date="2024-01-01T00:00:00Z">
        <w:r>
          <w:t xml:space="preserve"> </w:t>
        </w:r>
      </w:ins>
      <w:ins w:id="1607" w:author="PR Preview" w:date="2024-01-01T00:00:00Z">
        <w:r>
          <w:t xml:space="preserve">not whether it exists.</w:t>
        </w:r>
      </w:ins>
    </w:p>
    <w:p>
      <w:pPr>
        <w:pStyle w:val="BodyText"/>
      </w:pPr>
      <w:ins w:id="1608" w:author="PR Preview" w:date="2024-01-01T00:00:00Z">
        <w:r>
          <w:t xml:space="preserve">A helper is kept internal by omitting</w:t>
        </w:r>
      </w:ins>
      <w:ins w:id="1608" w:author="PR Preview" w:date="2024-01-01T00:00:00Z">
        <w:r>
          <w:t xml:space="preserve"> </w:t>
        </w:r>
      </w:ins>
      <w:ins w:id="1608" w:author="PR Preview" w:date="2024-01-01T00:00:00Z">
        <w:r>
          <w:rPr>
            <w:rStyle w:val="VerbatimChar"/>
          </w:rPr>
          <w:t xml:space="preserve">@export</w:t>
        </w:r>
      </w:ins>
      <w:ins w:id="1608" w:author="PR Preview" w:date="2024-01-01T00:00:00Z">
        <w:r>
          <w:t xml:space="preserve"> </w:t>
        </w:r>
      </w:ins>
      <w:ins w:id="1608" w:author="PR Preview" w:date="2024-01-01T00:00:00Z">
        <w:r>
          <w:t xml:space="preserve">(which keeps it out of</w:t>
        </w:r>
      </w:ins>
      <w:ins w:id="1608" w:author="PR Preview" w:date="2024-01-01T00:00:00Z">
        <w:r>
          <w:t xml:space="preserve"> </w:t>
        </w:r>
      </w:ins>
      <w:ins w:id="1608" w:author="PR Preview" w:date="2024-01-01T00:00:00Z">
        <w:r>
          <w:rPr>
            <w:rStyle w:val="VerbatimChar"/>
          </w:rPr>
          <w:t xml:space="preserve">NAMESPACE</w:t>
        </w:r>
      </w:ins>
      <w:ins w:id="1608" w:author="PR Preview" w:date="2024-01-01T00:00:00Z">
        <w:r>
          <w:t xml:space="preserve">).</w:t>
        </w:r>
      </w:ins>
      <w:ins w:id="1608" w:author="PR Preview" w:date="2024-01-01T00:00:00Z">
        <w:r>
          <w:t xml:space="preserve"> </w:t>
        </w:r>
      </w:ins>
      <w:ins w:id="1608" w:author="PR Preview" w:date="2024-01-01T00:00:00Z">
        <w:r>
          <w:t xml:space="preserve">Once the function is non-exported, two roxygen tags control how its documentation</w:t>
        </w:r>
      </w:ins>
      <w:ins w:id="1608" w:author="PR Preview" w:date="2024-01-01T00:00:00Z">
        <w:r>
          <w:t xml:space="preserve"> </w:t>
        </w:r>
      </w:ins>
      <w:ins w:id="1608" w:author="PR Preview" w:date="2024-01-01T00:00:00Z">
        <w:r>
          <w:t xml:space="preserve">is generated and indexed, and they behave differently:</w:t>
        </w:r>
      </w:ins>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pPr>
            <w:r>
              <w:t xml:space="preserve">Tag</w:t>
            </w:r>
          </w:p>
        </w:tc>
        <w:tc>
          <w:tcPr/>
          <w:p>
            <w:pPr>
              <w:pStyle w:val="Compact"/>
              <w:jc w:val="center"/>
            </w:pPr>
            <w:r>
              <w:t xml:space="preserve">Generates an</w:t>
            </w:r>
            <w:r>
              <w:t xml:space="preserve"> </w:t>
            </w:r>
            <w:r>
              <w:rPr>
                <w:rStyle w:val="VerbatimChar"/>
              </w:rPr>
              <w:t xml:space="preserve">.Rd</w:t>
            </w:r>
            <w:r>
              <w:t xml:space="preserve"> </w:t>
            </w:r>
            <w:r>
              <w:t xml:space="preserve">file?</w:t>
            </w:r>
          </w:p>
        </w:tc>
        <w:tc>
          <w:tcPr/>
          <w:p>
            <w:pPr>
              <w:pStyle w:val="Compact"/>
              <w:jc w:val="center"/>
            </w:pPr>
            <w:r>
              <w:t xml:space="preserve">Appears in pkgdown reference index?</w:t>
            </w:r>
          </w:p>
        </w:tc>
        <w:tc>
          <w:tcPr/>
          <w:p>
            <w:pPr>
              <w:pStyle w:val="Compact"/>
              <w:jc w:val="center"/>
            </w:pPr>
            <w:r>
              <w:t xml:space="preserve">Accessible via</w:t>
            </w:r>
            <w:r>
              <w:t xml:space="preserve"> </w:t>
            </w:r>
            <w:r>
              <w:rPr>
                <w:rStyle w:val="VerbatimChar"/>
              </w:rPr>
              <w:t xml:space="preserve">?pkg:::fn</w:t>
            </w:r>
            <w:r>
              <w:t xml:space="preserve">?</w:t>
            </w:r>
          </w:p>
        </w:tc>
      </w:tr>
      <w:tr>
        <w:tc>
          <w:tcPr/>
          <w:p>
            <w:pPr>
              <w:pStyle w:val="Compact"/>
            </w:pPr>
            <w:r>
              <w:rPr>
                <w:rStyle w:val="VerbatimChar"/>
              </w:rPr>
              <w:t xml:space="preserve">@noRd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rPr>
                <w:rStyle w:val="VerbatimChar"/>
              </w:rPr>
              <w:t xml:space="preserve">@keywords internal</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r>
    </w:tbl>
    <w:p>
      <w:pPr>
        <w:pStyle w:val="BodyText"/>
      </w:pPr>
      <w:ins w:id="1609" w:author="PR Preview" w:date="2024-01-01T00:00:00Z">
        <w:r>
          <w:rPr>
            <w:b/>
            <w:bCs/>
          </w:rPr>
          <w:t xml:space="preserve">Prefer</w:t>
        </w:r>
      </w:ins>
      <w:ins w:id="1609" w:author="PR Preview" w:date="2024-01-01T00:00:00Z">
        <w:r>
          <w:rPr>
            <w:b/>
            <w:bCs/>
          </w:rPr>
          <w:t xml:space="preserve"> </w:t>
        </w:r>
      </w:ins>
      <w:ins w:id="1609" w:author="PR Preview" w:date="2024-01-01T00:00:00Z">
        <w:r>
          <w:rPr>
            <w:rStyle w:val="VerbatimChar"/>
            <w:b/>
            <w:bCs/>
          </w:rPr>
          <w:t xml:space="preserve">@keywords internal</w:t>
        </w:r>
      </w:ins>
      <w:ins w:id="1609" w:author="PR Preview" w:date="2024-01-01T00:00:00Z">
        <w:r>
          <w:rPr>
            <w:b/>
            <w:bCs/>
          </w:rPr>
          <w:t xml:space="preserve"> </w:t>
        </w:r>
      </w:ins>
      <w:ins w:id="1609" w:author="PR Preview" w:date="2024-01-01T00:00:00Z">
        <w:r>
          <w:rPr>
            <w:b/>
            <w:bCs/>
          </w:rPr>
          <w:t xml:space="preserve">for any helper that isn’t part of the</w:t>
        </w:r>
      </w:ins>
      <w:ins w:id="1609" w:author="PR Preview" w:date="2024-01-01T00:00:00Z">
        <w:r>
          <w:rPr>
            <w:b/>
            <w:bCs/>
          </w:rPr>
          <w:t xml:space="preserve"> </w:t>
        </w:r>
      </w:ins>
      <w:ins w:id="1609" w:author="PR Preview" w:date="2024-01-01T00:00:00Z">
        <w:r>
          <w:rPr>
            <w:b/>
            <w:bCs/>
          </w:rPr>
          <w:t xml:space="preserve">package’s public API.</w:t>
        </w:r>
      </w:ins>
      <w:ins w:id="1609" w:author="PR Preview" w:date="2024-01-01T00:00:00Z">
        <w:r>
          <w:t xml:space="preserve"> </w:t>
        </w:r>
      </w:ins>
      <w:ins w:id="1609" w:author="PR Preview" w:date="2024-01-01T00:00:00Z">
        <w:r>
          <w:t xml:space="preserve">You still get a real</w:t>
        </w:r>
      </w:ins>
      <w:ins w:id="1609" w:author="PR Preview" w:date="2024-01-01T00:00:00Z">
        <w:r>
          <w:t xml:space="preserve"> </w:t>
        </w:r>
      </w:ins>
      <w:ins w:id="1609" w:author="PR Preview" w:date="2024-01-01T00:00:00Z">
        <w:r>
          <w:rPr>
            <w:rStyle w:val="VerbatimChar"/>
          </w:rPr>
          <w:t xml:space="preserve">.Rd</w:t>
        </w:r>
      </w:ins>
      <w:ins w:id="1609" w:author="PR Preview" w:date="2024-01-01T00:00:00Z">
        <w:r>
          <w:t xml:space="preserve"> </w:t>
        </w:r>
      </w:ins>
      <w:ins w:id="1609" w:author="PR Preview" w:date="2024-01-01T00:00:00Z">
        <w:r>
          <w:t xml:space="preserve">file —</w:t>
        </w:r>
      </w:ins>
      <w:ins w:id="1609" w:author="PR Preview" w:date="2024-01-01T00:00:00Z">
        <w:r>
          <w:t xml:space="preserve"> </w:t>
        </w:r>
      </w:ins>
      <w:ins w:id="1609" w:author="PR Preview" w:date="2024-01-01T00:00:00Z">
        <w:r>
          <w:t xml:space="preserve">so future maintainers (or future-you) can</w:t>
        </w:r>
      </w:ins>
      <w:ins w:id="1609" w:author="PR Preview" w:date="2024-01-01T00:00:00Z">
        <w:r>
          <w:t xml:space="preserve"> </w:t>
        </w:r>
      </w:ins>
      <w:ins w:id="1609" w:author="PR Preview" w:date="2024-01-01T00:00:00Z">
        <w:r>
          <w:rPr>
            <w:rStyle w:val="VerbatimChar"/>
          </w:rPr>
          <w:t xml:space="preserve">?internal_helper</w:t>
        </w:r>
      </w:ins>
      <w:ins w:id="1609" w:author="PR Preview" w:date="2024-01-01T00:00:00Z">
        <w:r>
          <w:t xml:space="preserve"> </w:t>
        </w:r>
      </w:ins>
      <w:ins w:id="1609" w:author="PR Preview" w:date="2024-01-01T00:00:00Z">
        <w:r>
          <w:t xml:space="preserve">and see</w:t>
        </w:r>
      </w:ins>
      <w:ins w:id="1609" w:author="PR Preview" w:date="2024-01-01T00:00:00Z">
        <w:r>
          <w:t xml:space="preserve"> </w:t>
        </w:r>
      </w:ins>
      <w:ins w:id="1609" w:author="PR Preview" w:date="2024-01-01T00:00:00Z">
        <w:r>
          <w:t xml:space="preserve">the documentation —</w:t>
        </w:r>
      </w:ins>
      <w:ins w:id="1609" w:author="PR Preview" w:date="2024-01-01T00:00:00Z">
        <w:r>
          <w:t xml:space="preserve"> </w:t>
        </w:r>
      </w:ins>
      <w:ins w:id="1609" w:author="PR Preview" w:date="2024-01-01T00:00:00Z">
        <w:r>
          <w:t xml:space="preserve">but the function stays out of the pkgdown reference and the package’s</w:t>
        </w:r>
      </w:ins>
      <w:ins w:id="1609" w:author="PR Preview" w:date="2024-01-01T00:00:00Z">
        <w:r>
          <w:t xml:space="preserve"> </w:t>
        </w:r>
      </w:ins>
      <w:ins w:id="1609" w:author="PR Preview" w:date="2024-01-01T00:00:00Z">
        <w:r>
          <w:t xml:space="preserve">main help page.</w:t>
        </w:r>
      </w:ins>
    </w:p>
    <w:p>
      <w:pPr>
        <w:pStyle w:val="BodyText"/>
      </w:pPr>
      <w:ins w:id="1610" w:author="PR Preview" w:date="2024-01-01T00:00:00Z">
        <w:r>
          <w:rPr>
            <w:rStyle w:val="VerbatimChar"/>
          </w:rPr>
          <w:t xml:space="preserve">@noRd</w:t>
        </w:r>
      </w:ins>
      <w:ins w:id="1610" w:author="PR Preview" w:date="2024-01-01T00:00:00Z">
        <w:r>
          <w:t xml:space="preserve"> </w:t>
        </w:r>
      </w:ins>
      <w:ins w:id="1610" w:author="PR Preview" w:date="2024-01-01T00:00:00Z">
        <w:r>
          <w:t xml:space="preserve">is for cases where you genuinely don’t want documentation to</w:t>
        </w:r>
      </w:ins>
      <w:ins w:id="1610" w:author="PR Preview" w:date="2024-01-01T00:00:00Z">
        <w:r>
          <w:t xml:space="preserve"> </w:t>
        </w:r>
      </w:ins>
      <w:ins w:id="1610" w:author="PR Preview" w:date="2024-01-01T00:00:00Z">
        <w:r>
          <w:t xml:space="preserve">exist at all</w:t>
        </w:r>
      </w:ins>
      <w:ins w:id="1610" w:author="PR Preview" w:date="2024-01-01T00:00:00Z">
        <w:r>
          <w:t xml:space="preserve"> </w:t>
        </w:r>
      </w:ins>
      <w:ins w:id="1610" w:author="PR Preview" w:date="2024-01-01T00:00:00Z">
        <w:r>
          <w:t xml:space="preserve">(e.g., a one-line internal shim where the docstring would be longer than</w:t>
        </w:r>
      </w:ins>
      <w:ins w:id="1610" w:author="PR Preview" w:date="2024-01-01T00:00:00Z">
        <w:r>
          <w:t xml:space="preserve"> </w:t>
        </w:r>
      </w:ins>
      <w:ins w:id="1610" w:author="PR Preview" w:date="2024-01-01T00:00:00Z">
        <w:r>
          <w:t xml:space="preserve">the function).</w:t>
        </w:r>
      </w:ins>
      <w:ins w:id="1610" w:author="PR Preview" w:date="2024-01-01T00:00:00Z">
        <w:r>
          <w:t xml:space="preserve"> </w:t>
        </w:r>
      </w:ins>
      <w:ins w:id="1610" w:author="PR Preview" w:date="2024-01-01T00:00:00Z">
        <w:r>
          <w:t xml:space="preserve">Reach for it sparingly.</w:t>
        </w:r>
      </w:ins>
    </w:p>
    <w:p>
      <w:pPr>
        <w:pStyle w:val="BodyText"/>
      </w:pPr>
      <w:ins w:id="1611" w:author="PR Preview" w:date="2024-01-01T00:00:00Z">
        <w:r>
          <w:rPr>
            <w:b/>
            <w:bCs/>
          </w:rPr>
          <w:t xml:space="preserve">Example:</w:t>
        </w:r>
      </w:ins>
    </w:p>
    <w:p>
      <w:pPr>
        <w:pStyle w:val="SourceCode"/>
      </w:pPr>
      <w:ins w:id="1612" w:author="PR Preview" w:date="2024-01-01T00:00:00Z">
        <w:r>
          <w:rPr>
            <w:rStyle w:val="CommentTok"/>
          </w:rPr>
          <w:t xml:space="preserve">#' Compute the per-row score</w:t>
        </w:r>
      </w:ins>
      <w:ins w:id="1612" w:author="PR Preview" w:date="2024-01-01T00:00:00Z">
        <w:r>
          <w:br/>
        </w:r>
      </w:ins>
      <w:ins w:id="1612" w:author="PR Preview" w:date="2024-01-01T00:00:00Z">
        <w:r>
          <w:rPr>
            <w:rStyle w:val="CommentTok"/>
          </w:rPr>
          <w:t xml:space="preserve">#'</w:t>
        </w:r>
      </w:ins>
      <w:ins w:id="1612" w:author="PR Preview" w:date="2024-01-01T00:00:00Z">
        <w:r>
          <w:br/>
        </w:r>
      </w:ins>
      <w:ins w:id="1612" w:author="PR Preview" w:date="2024-01-01T00:00:00Z">
        <w:r>
          <w:rPr>
            <w:rStyle w:val="CommentTok"/>
          </w:rPr>
          <w:t xml:space="preserve">#' Internal worker for [public_summary()].</w:t>
        </w:r>
      </w:ins>
      <w:ins w:id="1612" w:author="PR Preview" w:date="2024-01-01T00:00:00Z">
        <w:r>
          <w:br/>
        </w:r>
      </w:ins>
      <w:ins w:id="1612" w:author="PR Preview" w:date="2024-01-01T00:00:00Z">
        <w:r>
          <w:rPr>
            <w:rStyle w:val="CommentTok"/>
          </w:rPr>
          <w:t xml:space="preserve">#'</w:t>
        </w:r>
      </w:ins>
      <w:ins w:id="1612" w:author="PR Preview" w:date="2024-01-01T00:00:00Z">
        <w:r>
          <w:br/>
        </w:r>
      </w:ins>
      <w:ins w:id="1612" w:author="PR Preview" w:date="2024-01-01T00:00:00Z">
        <w:r>
          <w:rPr>
            <w:rStyle w:val="CommentTok"/>
          </w:rPr>
          <w:t xml:space="preserve">#' @param row a one-row data frame.</w:t>
        </w:r>
      </w:ins>
      <w:ins w:id="1612" w:author="PR Preview" w:date="2024-01-01T00:00:00Z">
        <w:r>
          <w:br/>
        </w:r>
      </w:ins>
      <w:ins w:id="1612" w:author="PR Preview" w:date="2024-01-01T00:00:00Z">
        <w:r>
          <w:rPr>
            <w:rStyle w:val="CommentTok"/>
          </w:rPr>
          <w:t xml:space="preserve">#' @returns a numeric scalar.</w:t>
        </w:r>
      </w:ins>
      <w:ins w:id="1612" w:author="PR Preview" w:date="2024-01-01T00:00:00Z">
        <w:r>
          <w:br/>
        </w:r>
      </w:ins>
      <w:ins w:id="1612" w:author="PR Preview" w:date="2024-01-01T00:00:00Z">
        <w:r>
          <w:rPr>
            <w:rStyle w:val="CommentTok"/>
          </w:rPr>
          <w:t xml:space="preserve">#'</w:t>
        </w:r>
      </w:ins>
      <w:ins w:id="1612" w:author="PR Preview" w:date="2024-01-01T00:00:00Z">
        <w:r>
          <w:br/>
        </w:r>
      </w:ins>
      <w:ins w:id="1612" w:author="PR Preview" w:date="2024-01-01T00:00:00Z">
        <w:r>
          <w:rPr>
            <w:rStyle w:val="CommentTok"/>
          </w:rPr>
          <w:t xml:space="preserve">#' @keywords internal</w:t>
        </w:r>
      </w:ins>
      <w:ins w:id="1612" w:author="PR Preview" w:date="2024-01-01T00:00:00Z">
        <w:r>
          <w:br/>
        </w:r>
      </w:ins>
      <w:ins w:id="1612" w:author="PR Preview" w:date="2024-01-01T00:00:00Z">
        <w:r>
          <w:rPr>
            <w:rStyle w:val="NormalTok"/>
          </w:rPr>
          <w:t xml:space="preserve">score_one_row </w:t>
        </w:r>
      </w:ins>
      <w:ins w:id="1612" w:author="PR Preview" w:date="2024-01-01T00:00:00Z">
        <w:r>
          <w:rPr>
            <w:rStyle w:val="OtherTok"/>
          </w:rPr>
          <w:t xml:space="preserve">&lt;-</w:t>
        </w:r>
      </w:ins>
      <w:ins w:id="1612" w:author="PR Preview" w:date="2024-01-01T00:00:00Z">
        <w:r>
          <w:rPr>
            <w:rStyle w:val="NormalTok"/>
          </w:rPr>
          <w:t xml:space="preserve"> </w:t>
        </w:r>
      </w:ins>
      <w:ins w:id="1612" w:author="PR Preview" w:date="2024-01-01T00:00:00Z">
        <w:r>
          <w:rPr>
            <w:rStyle w:val="ControlFlowTok"/>
          </w:rPr>
          <w:t xml:space="preserve">function</w:t>
        </w:r>
      </w:ins>
      <w:ins w:id="1612" w:author="PR Preview" w:date="2024-01-01T00:00:00Z">
        <w:r>
          <w:rPr>
            <w:rStyle w:val="NormalTok"/>
          </w:rPr>
          <w:t xml:space="preserve">(row) {</w:t>
        </w:r>
      </w:ins>
      <w:ins w:id="1612" w:author="PR Preview" w:date="2024-01-01T00:00:00Z">
        <w:r>
          <w:br/>
        </w:r>
      </w:ins>
      <w:ins w:id="1612" w:author="PR Preview" w:date="2024-01-01T00:00:00Z">
        <w:r>
          <w:rPr>
            <w:rStyle w:val="NormalTok"/>
          </w:rPr>
          <w:t xml:space="preserve">  ...</w:t>
        </w:r>
      </w:ins>
      <w:ins w:id="1612" w:author="PR Preview" w:date="2024-01-01T00:00:00Z">
        <w:r>
          <w:br/>
        </w:r>
      </w:ins>
      <w:ins w:id="1612" w:author="PR Preview" w:date="2024-01-01T00:00:00Z">
        <w:r>
          <w:rPr>
            <w:rStyle w:val="NormalTok"/>
          </w:rPr>
          <w:t xml:space="preserv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7"/>
    <w:bookmarkStart w:id="158" w:name="script-headers"/>
    <w:p>
      <w:pPr>
        <w:pStyle w:val="Heading3"/>
      </w:pPr>
      <w:ins w:id="614" w:author="PR Preview" w:date="2024-01-01T00:00:00Z">
        <w:r>
          <w:t xml:space="preserve">6.12.4 Script headers</w:t>
        </w:r>
      </w:ins>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8"/>
    <w:bookmarkStart w:id="160" w:name="sections-and-subsections"/>
    <w:p>
      <w:pPr>
        <w:pStyle w:val="Heading3"/>
      </w:pPr>
      <w:ins w:id="617" w:author="PR Preview" w:date="2024-01-01T00:00:00Z">
        <w:r>
          <w:t xml:space="preserve">6.12.5 Sections and subsections</w:t>
        </w:r>
      </w:ins>
    </w:p>
    <w:p>
      <w:pPr>
        <w:pStyle w:val="FirstParagraph"/>
      </w:pPr>
      <w:r>
        <w:t xml:space="preserve">Rstudio (</w:t>
      </w:r>
      <w:hyperlink r:id="rId15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0"/>
    <w:bookmarkStart w:id="162" w:name="code-folding"/>
    <w:p>
      <w:pPr>
        <w:pStyle w:val="Heading3"/>
      </w:pPr>
      <w:ins w:id="620" w:author="PR Preview" w:date="2024-01-01T00:00:00Z">
        <w:r>
          <w:t xml:space="preserve">6.12.6 Code folding</w:t>
        </w:r>
      </w:ins>
    </w:p>
    <w:p>
      <w:pPr>
        <w:pStyle w:val="FirstParagraph"/>
      </w:pPr>
      <w:r>
        <w:t xml:space="preserve">Consider using RStudio’s</w:t>
      </w:r>
      <w:r>
        <w:t xml:space="preserve"> </w:t>
      </w:r>
      <w:hyperlink r:id="rId16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2"/>
    <w:bookmarkStart w:id="164" w:name="comments-in-the-body-of-your-code"/>
    <w:p>
      <w:pPr>
        <w:pStyle w:val="Heading3"/>
      </w:pPr>
      <w:ins w:id="622" w:author="PR Preview" w:date="2024-01-01T00:00:00Z">
        <w:r>
          <w:t xml:space="preserve">6.12.7 Comments in the body of your code</w:t>
        </w:r>
      </w:ins>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4"/>
    <w:bookmarkEnd w:id="165"/>
    <w:bookmarkStart w:id="17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opt/quarto/share/formats/docx/note.png" id="16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note.png" id="17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1"/>
    <w:bookmarkStart w:id="17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2"/>
    <w:bookmarkStart w:id="173"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3"/>
    <w:bookmarkStart w:id="174"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4"/>
    <w:bookmarkStart w:id="175"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5"/>
    <w:bookmarkStart w:id="178" w:name="examples-borrowed-from-lab-package-prs"/>
    <w:p>
      <w:pPr>
        <w:pStyle w:val="Heading2"/>
      </w:pPr>
      <w:r>
        <w:t xml:space="preserve">6.18 Examples borrowed from lab package PRs</w:t>
      </w:r>
    </w:p>
    <w:p>
      <w:pPr>
        <w:pStyle w:val="FirstParagraph"/>
      </w:pPr>
      <w:r>
        <w:t xml:space="preserve">In</w:t>
      </w:r>
      <w:r>
        <w:t xml:space="preserve"> </w:t>
      </w:r>
      <w:hyperlink r:id="rId176">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7">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8"/>
    <w:bookmarkStart w:id="182"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9">
        <w:r>
          <w:rPr>
            <w:rStyle w:val="Hyperlink"/>
          </w:rPr>
          <w:t xml:space="preserve">Decomposition (computer science)</w:t>
        </w:r>
      </w:hyperlink>
      <w:r>
        <w:t xml:space="preserve">,</w:t>
      </w:r>
      <w:r>
        <w:t xml:space="preserve"> </w:t>
      </w:r>
      <w:hyperlink r:id="rId180">
        <w:r>
          <w:rPr>
            <w:rStyle w:val="Hyperlink"/>
          </w:rPr>
          <w:t xml:space="preserve">Code refactoring</w:t>
        </w:r>
      </w:hyperlink>
      <w:r>
        <w:t xml:space="preserve">,</w:t>
      </w:r>
      <w:r>
        <w:t xml:space="preserve"> </w:t>
      </w:r>
      <w:r>
        <w:t xml:space="preserve">and</w:t>
      </w:r>
      <w:r>
        <w:t xml:space="preserve"> </w:t>
      </w:r>
      <w:hyperlink r:id="rId181">
        <w:r>
          <w:rPr>
            <w:rStyle w:val="Hyperlink"/>
          </w:rPr>
          <w:t xml:space="preserve">Functional decomposition</w:t>
        </w:r>
      </w:hyperlink>
      <w:r>
        <w:t xml:space="preserve">.</w:t>
      </w:r>
    </w:p>
    <w:bookmarkEnd w:id="182"/>
    <w:bookmarkStart w:id="188"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3">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4">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5">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6">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7">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8"/>
    <w:bookmarkStart w:id="190"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90"/>
    <w:bookmarkStart w:id="195" w:name="readingsaving-data"/>
    <w:p>
      <w:pPr>
        <w:pStyle w:val="Heading2"/>
      </w:pPr>
      <w:r>
        <w:t xml:space="preserve">6.22 Reading/Saving Data</w:t>
      </w:r>
    </w:p>
    <w:bookmarkStart w:id="193"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1" name="Picture"/>
                  <a:graphic>
                    <a:graphicData uri="http://schemas.openxmlformats.org/drawingml/2006/picture">
                      <pic:pic>
                        <pic:nvPicPr>
                          <pic:cNvPr descr="/opt/quarto/share/formats/docx/note.png" id="192"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3"/>
    <w:bookmarkStart w:id="194"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4"/>
    <w:bookmarkEnd w:id="195"/>
    <w:bookmarkStart w:id="201"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8"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7">
        <w:r>
          <w:rPr>
            <w:rStyle w:val="Hyperlink"/>
          </w:rPr>
          <w:t xml:space="preserve">here</w:t>
        </w:r>
      </w:hyperlink>
      <w:r>
        <w:t xml:space="preserve">.</w:t>
      </w:r>
    </w:p>
    <w:bookmarkEnd w:id="198"/>
    <w:bookmarkStart w:id="200" w:name="dropbox"/>
    <w:p>
      <w:pPr>
        <w:pStyle w:val="Heading3"/>
      </w:pPr>
      <w:r>
        <w:t xml:space="preserve">6.23.2 Dropbox</w:t>
      </w:r>
    </w:p>
    <w:p>
      <w:pPr>
        <w:pStyle w:val="FirstParagraph"/>
      </w:pPr>
      <w:r>
        <w:t xml:space="preserve">Follow the instructions at</w:t>
      </w:r>
      <w:r>
        <w:t xml:space="preserve"> </w:t>
      </w:r>
      <w:hyperlink r:id="rId19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0"/>
    <w:bookmarkEnd w:id="201"/>
    <w:bookmarkStart w:id="204"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4"/>
    <w:bookmarkStart w:id="225" w:name="core-tidyverse-packages"/>
    <w:p>
      <w:pPr>
        <w:pStyle w:val="Heading2"/>
      </w:pPr>
      <w:r>
        <w:t xml:space="preserve">6.25 Core Tidyverse Packages</w:t>
      </w:r>
    </w:p>
    <w:p>
      <w:pPr>
        <w:pStyle w:val="FirstParagraph"/>
      </w:pPr>
      <w:r>
        <w:t xml:space="preserve">The</w:t>
      </w:r>
      <w:r>
        <w:t xml:space="preserve"> </w:t>
      </w:r>
      <w:hyperlink r:id="rId20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7" w:name="sec-ggplot2"/>
    <w:p>
      <w:pPr>
        <w:pStyle w:val="Heading3"/>
      </w:pPr>
      <w:r>
        <w:t xml:space="preserve">6.25.1</w:t>
      </w:r>
      <w:r>
        <w:t xml:space="preserve"> </w:t>
      </w:r>
      <w:hyperlink r:id="rId206">
        <w:r>
          <w:rPr>
            <w:rStyle w:val="Hyperlink"/>
          </w:rPr>
          <w:t xml:space="preserve">ggplot2</w:t>
        </w:r>
      </w:hyperlink>
    </w:p>
    <w:p>
      <w:pPr>
        <w:pStyle w:val="FirstParagraph"/>
      </w:pPr>
      <w:hyperlink r:id="rId20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7"/>
    <w:bookmarkStart w:id="209" w:name="sec-dplyr"/>
    <w:p>
      <w:pPr>
        <w:pStyle w:val="Heading3"/>
      </w:pPr>
      <w:r>
        <w:t xml:space="preserve">6.25.2</w:t>
      </w:r>
      <w:r>
        <w:t xml:space="preserve"> </w:t>
      </w:r>
      <w:hyperlink r:id="rId208">
        <w:r>
          <w:rPr>
            <w:rStyle w:val="Hyperlink"/>
          </w:rPr>
          <w:t xml:space="preserve">dplyr</w:t>
        </w:r>
      </w:hyperlink>
    </w:p>
    <w:p>
      <w:pPr>
        <w:pStyle w:val="FirstParagraph"/>
      </w:pPr>
      <w:hyperlink r:id="rId20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9"/>
    <w:bookmarkStart w:id="212" w:name="sec-tidyr"/>
    <w:p>
      <w:pPr>
        <w:pStyle w:val="Heading3"/>
      </w:pPr>
      <w:r>
        <w:t xml:space="preserve">6.25.3</w:t>
      </w:r>
      <w:r>
        <w:t xml:space="preserve"> </w:t>
      </w:r>
      <w:hyperlink r:id="rId210">
        <w:r>
          <w:rPr>
            <w:rStyle w:val="Hyperlink"/>
          </w:rPr>
          <w:t xml:space="preserve">tidyr</w:t>
        </w:r>
      </w:hyperlink>
    </w:p>
    <w:p>
      <w:pPr>
        <w:pStyle w:val="FirstParagraph"/>
      </w:pPr>
      <w:hyperlink r:id="rId21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1" w:name="when-to-use-dplyr-vs-tidyr"/>
    <w:p>
      <w:pPr>
        <w:pStyle w:val="Heading4"/>
      </w:pPr>
      <w:r>
        <w:t xml:space="preserve">6.25.3.1 When to use dplyr vs tidyr</w:t>
      </w:r>
    </w:p>
    <w:p>
      <w:pPr>
        <w:pStyle w:val="FirstParagraph"/>
      </w:pPr>
      <w:r>
        <w:t xml:space="preserve">While both</w:t>
      </w:r>
      <w:r>
        <w:t xml:space="preserve"> </w:t>
      </w:r>
      <w:hyperlink r:id="rId208">
        <w:r>
          <w:rPr>
            <w:rStyle w:val="VerbatimChar"/>
          </w:rPr>
          <w:t xml:space="preserve">{dplyr}</w:t>
        </w:r>
      </w:hyperlink>
      <w:r>
        <w:t xml:space="preserve"> </w:t>
      </w:r>
      <w:r>
        <w:t xml:space="preserve">and</w:t>
      </w:r>
      <w:r>
        <w:t xml:space="preserve"> </w:t>
      </w:r>
      <w:hyperlink r:id="rId21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1"/>
    <w:bookmarkEnd w:id="212"/>
    <w:bookmarkStart w:id="214" w:name="sec-readr"/>
    <w:p>
      <w:pPr>
        <w:pStyle w:val="Heading3"/>
      </w:pPr>
      <w:r>
        <w:t xml:space="preserve">6.25.4</w:t>
      </w:r>
      <w:r>
        <w:t xml:space="preserve"> </w:t>
      </w:r>
      <w:hyperlink r:id="rId213">
        <w:r>
          <w:rPr>
            <w:rStyle w:val="Hyperlink"/>
          </w:rPr>
          <w:t xml:space="preserve">readr</w:t>
        </w:r>
      </w:hyperlink>
    </w:p>
    <w:p>
      <w:pPr>
        <w:pStyle w:val="FirstParagraph"/>
      </w:pPr>
      <w:hyperlink r:id="rId21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4"/>
    <w:bookmarkStart w:id="216"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6"/>
    <w:bookmarkStart w:id="218" w:name="sec-tibble"/>
    <w:p>
      <w:pPr>
        <w:pStyle w:val="Heading3"/>
      </w:pPr>
      <w:r>
        <w:t xml:space="preserve">6.25.6</w:t>
      </w:r>
      <w:r>
        <w:t xml:space="preserve"> </w:t>
      </w:r>
      <w:hyperlink r:id="rId217">
        <w:r>
          <w:rPr>
            <w:rStyle w:val="Hyperlink"/>
          </w:rPr>
          <w:t xml:space="preserve">tibble</w:t>
        </w:r>
      </w:hyperlink>
    </w:p>
    <w:p>
      <w:pPr>
        <w:pStyle w:val="FirstParagraph"/>
      </w:pPr>
      <w:hyperlink r:id="rId21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8"/>
    <w:bookmarkStart w:id="220" w:name="sec-stringr"/>
    <w:p>
      <w:pPr>
        <w:pStyle w:val="Heading3"/>
      </w:pPr>
      <w:r>
        <w:t xml:space="preserve">6.25.7</w:t>
      </w:r>
      <w:r>
        <w:t xml:space="preserve"> </w:t>
      </w:r>
      <w:hyperlink r:id="rId219">
        <w:r>
          <w:rPr>
            <w:rStyle w:val="Hyperlink"/>
          </w:rPr>
          <w:t xml:space="preserve">stringr</w:t>
        </w:r>
      </w:hyperlink>
    </w:p>
    <w:p>
      <w:pPr>
        <w:pStyle w:val="FirstParagraph"/>
      </w:pPr>
      <w:hyperlink r:id="rId21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0"/>
    <w:bookmarkStart w:id="222" w:name="sec-forcats"/>
    <w:p>
      <w:pPr>
        <w:pStyle w:val="Heading3"/>
      </w:pPr>
      <w:r>
        <w:t xml:space="preserve">6.25.8</w:t>
      </w:r>
      <w:r>
        <w:t xml:space="preserve"> </w:t>
      </w:r>
      <w:hyperlink r:id="rId221">
        <w:r>
          <w:rPr>
            <w:rStyle w:val="Hyperlink"/>
          </w:rPr>
          <w:t xml:space="preserve">forcats</w:t>
        </w:r>
      </w:hyperlink>
    </w:p>
    <w:p>
      <w:pPr>
        <w:pStyle w:val="FirstParagraph"/>
      </w:pPr>
      <w:hyperlink r:id="rId221">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2"/>
    <w:bookmarkStart w:id="224" w:name="sec-lubridate"/>
    <w:p>
      <w:pPr>
        <w:pStyle w:val="Heading3"/>
      </w:pPr>
      <w:r>
        <w:t xml:space="preserve">6.25.9</w:t>
      </w:r>
      <w:r>
        <w:t xml:space="preserve"> </w:t>
      </w:r>
      <w:hyperlink r:id="rId223">
        <w:r>
          <w:rPr>
            <w:rStyle w:val="Hyperlink"/>
          </w:rPr>
          <w:t xml:space="preserve">lubridate</w:t>
        </w:r>
      </w:hyperlink>
    </w:p>
    <w:p>
      <w:pPr>
        <w:pStyle w:val="FirstParagraph"/>
      </w:pPr>
      <w:hyperlink r:id="rId223">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4"/>
    <w:bookmarkEnd w:id="225"/>
    <w:bookmarkStart w:id="227"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6">
        <w:r>
          <w:rPr>
            <w:rStyle w:val="Hyperlink"/>
          </w:rPr>
          <w:t xml:space="preserve">this document</w:t>
        </w:r>
      </w:hyperlink>
      <w:r>
        <w:t xml:space="preserve">.</w:t>
      </w:r>
    </w:p>
    <w:bookmarkEnd w:id="227"/>
    <w:bookmarkStart w:id="234"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8">
        <w:r>
          <w:rPr>
            <w:rStyle w:val="Hyperlink"/>
          </w:rPr>
          <w:t xml:space="preserve">Programming with dplyr</w:t>
        </w:r>
      </w:hyperlink>
      <w:r>
        <w:t xml:space="preserve"> </w:t>
      </w:r>
      <w:r>
        <w:t xml:space="preserve">(package vignette)</w:t>
      </w:r>
    </w:p>
    <w:p>
      <w:pPr>
        <w:pStyle w:val="Compact"/>
        <w:numPr>
          <w:ilvl w:val="0"/>
          <w:numId w:val="1084"/>
        </w:numPr>
      </w:pPr>
      <w:hyperlink r:id="rId229">
        <w:r>
          <w:rPr>
            <w:rStyle w:val="Hyperlink"/>
          </w:rPr>
          <w:t xml:space="preserve">Using dplyr in packages</w:t>
        </w:r>
      </w:hyperlink>
      <w:r>
        <w:t xml:space="preserve"> </w:t>
      </w:r>
      <w:r>
        <w:t xml:space="preserve">(package vignette)</w:t>
      </w:r>
    </w:p>
    <w:p>
      <w:pPr>
        <w:pStyle w:val="Compact"/>
        <w:numPr>
          <w:ilvl w:val="0"/>
          <w:numId w:val="1084"/>
        </w:numPr>
      </w:pPr>
      <w:hyperlink r:id="rId230">
        <w:r>
          <w:rPr>
            <w:rStyle w:val="Hyperlink"/>
          </w:rPr>
          <w:t xml:space="preserve">Tidy Eval in 5 Minutes</w:t>
        </w:r>
      </w:hyperlink>
      <w:r>
        <w:t xml:space="preserve"> </w:t>
      </w:r>
      <w:r>
        <w:t xml:space="preserve">(video)</w:t>
      </w:r>
    </w:p>
    <w:p>
      <w:pPr>
        <w:pStyle w:val="Compact"/>
        <w:numPr>
          <w:ilvl w:val="0"/>
          <w:numId w:val="1084"/>
        </w:numPr>
      </w:pPr>
      <w:hyperlink r:id="rId228">
        <w:r>
          <w:rPr>
            <w:rStyle w:val="Hyperlink"/>
          </w:rPr>
          <w:t xml:space="preserve">Tidy Evaluation</w:t>
        </w:r>
      </w:hyperlink>
      <w:r>
        <w:t xml:space="preserve"> </w:t>
      </w:r>
      <w:r>
        <w:t xml:space="preserve">(e-book)</w:t>
      </w:r>
    </w:p>
    <w:p>
      <w:pPr>
        <w:pStyle w:val="Compact"/>
        <w:numPr>
          <w:ilvl w:val="0"/>
          <w:numId w:val="1084"/>
        </w:numPr>
      </w:pPr>
      <w:hyperlink r:id="rId231">
        <w:r>
          <w:rPr>
            <w:rStyle w:val="Hyperlink"/>
          </w:rPr>
          <w:t xml:space="preserve">Evaluation</w:t>
        </w:r>
      </w:hyperlink>
      <w:r>
        <w:t xml:space="preserve"> </w:t>
      </w:r>
      <w:r>
        <w:t xml:space="preserve">(advanced details)</w:t>
      </w:r>
    </w:p>
    <w:p>
      <w:pPr>
        <w:pStyle w:val="Compact"/>
        <w:numPr>
          <w:ilvl w:val="0"/>
          <w:numId w:val="1084"/>
        </w:numPr>
      </w:pPr>
      <w:hyperlink r:id="rId232">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4"/>
    <w:bookmarkStart w:id="237"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5">
        <w:r>
          <w:rPr>
            <w:rStyle w:val="Hyperlink"/>
          </w:rPr>
          <w:t xml:space="preserve">Feather package</w:t>
        </w:r>
      </w:hyperlink>
      <w:r>
        <w:t xml:space="preserve"> </w:t>
      </w:r>
      <w:r>
        <w:t xml:space="preserve">for exchanging data between the two languages</w:t>
      </w:r>
      <w:r>
        <w:t xml:space="preserve"> </w:t>
      </w:r>
      <w:hyperlink r:id="rId236">
        <w:r>
          <w:rPr>
            <w:rStyle w:val="Hyperlink"/>
          </w:rPr>
          <w:t xml:space="preserve">extremely quickly</w:t>
        </w:r>
      </w:hyperlink>
      <w:r>
        <w:t xml:space="preserve">.</w:t>
      </w:r>
    </w:p>
    <w:bookmarkEnd w:id="237"/>
    <w:bookmarkStart w:id="243"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8"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8"/>
    <w:bookmarkStart w:id="239"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9"/>
    <w:bookmarkStart w:id="242"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0"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0"/>
    <w:bookmarkStart w:id="241"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1"/>
    <w:bookmarkEnd w:id="242"/>
    <w:bookmarkEnd w:id="243"/>
    <w:bookmarkStart w:id="244"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4"/>
    <w:bookmarkStart w:id="250" w:name="constructing-pull-requests"/>
    <w:p>
      <w:pPr>
        <w:pStyle w:val="Heading2"/>
      </w:pPr>
      <w:r>
        <w:t xml:space="preserve">6.31 Constructing Pull Requests</w:t>
      </w:r>
    </w:p>
    <w:bookmarkStart w:id="245"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5"/>
    <w:bookmarkStart w:id="246"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6"/>
    <w:bookmarkStart w:id="247"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7"/>
    <w:bookmarkStart w:id="248"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8"/>
    <w:bookmarkStart w:id="249"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9"/>
    <w:bookmarkEnd w:id="250"/>
    <w:bookmarkStart w:id="268" w:name="reviewing-pull-requests"/>
    <w:p>
      <w:pPr>
        <w:pStyle w:val="Heading2"/>
      </w:pPr>
      <w:r>
        <w:t xml:space="preserve">6.32 Reviewing Pull Requests</w:t>
      </w:r>
    </w:p>
    <w:bookmarkStart w:id="251"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1"/>
    <w:bookmarkStart w:id="254"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2">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4"/>
    <w:bookmarkStart w:id="255"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5"/>
    <w:bookmarkStart w:id="256"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6"/>
    <w:bookmarkStart w:id="261"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0" w:name="fig-github-suggestion-feature"/>
          <w:p>
            <w:pPr>
              <w:pStyle w:val="Compact"/>
              <w:jc w:val="center"/>
            </w:pPr>
            <w:r>
              <w:drawing>
                <wp:inline>
                  <wp:extent cx="5334000" cy="1989605"/>
                  <wp:effectExtent b="0" l="0" r="0" t="0"/>
                  <wp:docPr descr="" title="" id="258" name="Picture"/>
                  <a:graphic>
                    <a:graphicData uri="http://schemas.openxmlformats.org/drawingml/2006/picture">
                      <pic:pic>
                        <pic:nvPicPr>
                          <pic:cNvPr descr="assets/images/github-suggestion-feature.png" id="259" name="Picture"/>
                          <pic:cNvPicPr>
                            <a:picLocks noChangeArrowheads="1" noChangeAspect="1"/>
                          </pic:cNvPicPr>
                        </pic:nvPicPr>
                        <pic:blipFill>
                          <a:blip r:embed="rId25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0"/>
        </w:tc>
      </w:tr>
    </w:tbl>
    <w:bookmarkEnd w:id="261"/>
    <w:bookmarkStart w:id="266"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5" w:name="fig-preview-comment"/>
          <w:p>
            <w:pPr>
              <w:pStyle w:val="Compact"/>
              <w:jc w:val="center"/>
            </w:pPr>
            <w:r>
              <w:drawing>
                <wp:inline>
                  <wp:extent cx="5334000" cy="1333500"/>
                  <wp:effectExtent b="0" l="0" r="0" t="0"/>
                  <wp:docPr descr="" title="" id="263" name="Picture"/>
                  <a:graphic>
                    <a:graphicData uri="http://schemas.openxmlformats.org/drawingml/2006/picture">
                      <pic:pic>
                        <pic:nvPicPr>
                          <pic:cNvPr descr="assets/images/quarto-preview-comment.png" id="264" name="Picture"/>
                          <pic:cNvPicPr>
                            <a:picLocks noChangeArrowheads="1" noChangeAspect="1"/>
                          </pic:cNvPicPr>
                        </pic:nvPicPr>
                        <pic:blipFill>
                          <a:blip r:embed="rId26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6"/>
    <w:bookmarkStart w:id="267"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7"/>
    <w:bookmarkEnd w:id="268"/>
    <w:bookmarkStart w:id="269"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9"/>
    <w:bookmarkStart w:id="272"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70">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2"/>
    <w:bookmarkStart w:id="278" w:name="sec-r-resources"/>
    <w:p>
      <w:pPr>
        <w:pStyle w:val="Heading2"/>
      </w:pPr>
      <w:r>
        <w:t xml:space="preserve">6.35 Additional Resources</w:t>
      </w:r>
    </w:p>
    <w:bookmarkStart w:id="273"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3"/>
    <w:bookmarkStart w:id="274"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4"/>
    <w:bookmarkStart w:id="275"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5"/>
    <w:bookmarkStart w:id="277"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6">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7"/>
    <w:bookmarkEnd w:id="278"/>
    <w:bookmarkEnd w:id="279"/>
    <w:bookmarkStart w:id="339" w:name="sec-r-code-style"/>
    <w:p>
      <w:pPr>
        <w:pStyle w:val="Heading1"/>
      </w:pPr>
      <w:r>
        <w:t xml:space="preserve">7. R Code Style</w:t>
      </w:r>
    </w:p>
    <w:p>
      <w:pPr>
        <w:pStyle w:val="FirstParagraph"/>
      </w:pPr>
      <w:r>
        <w:t xml:space="preserve">Adapted by UCD-SeRG team from</w:t>
      </w:r>
      <w:r>
        <w:t xml:space="preserve"> </w:t>
      </w:r>
      <w:hyperlink r:id="rId280">
        <w:r>
          <w:rPr>
            <w:rStyle w:val="Hyperlink"/>
          </w:rPr>
          <w:t xml:space="preserve">original by Kunal Mishra, Jade Benjamin-Chung, and Stephanie Djajadi</w:t>
        </w:r>
      </w:hyperlink>
    </w:p>
    <w:p>
      <w:pPr>
        <w:pStyle w:val="BodyText"/>
      </w:pPr>
      <w:r>
        <w:t xml:space="preserve">Follow these code style guidelines for all R code:</w:t>
      </w:r>
    </w:p>
    <w:bookmarkStart w:id="285" w:name="general-principles"/>
    <w:p>
      <w:pPr>
        <w:pStyle w:val="Heading2"/>
      </w:pPr>
      <w:r>
        <w:t xml:space="preserve">7.1 General Principles</w:t>
      </w:r>
    </w:p>
    <w:p>
      <w:pPr>
        <w:pStyle w:val="FirstParagraph"/>
      </w:pPr>
      <w:r>
        <w:t xml:space="preserve">Our lab follows the</w:t>
      </w:r>
      <w:r>
        <w:t xml:space="preserve"> </w:t>
      </w:r>
      <w:hyperlink r:id="rId281">
        <w:r>
          <w:rPr>
            <w:rStyle w:val="Hyperlink"/>
          </w:rPr>
          <w:t xml:space="preserve">Google R Style Guide</w:t>
        </w:r>
      </w:hyperlink>
      <w:r>
        <w:t xml:space="preserve">,</w:t>
      </w:r>
      <w:r>
        <w:t xml:space="preserve"> </w:t>
      </w:r>
      <w:r>
        <w:t xml:space="preserve">which in turn mostly follows the</w:t>
      </w:r>
      <w:r>
        <w:t xml:space="preserve"> </w:t>
      </w:r>
      <w:hyperlink r:id="rId28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3">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5"/>
    <w:bookmarkStart w:id="288"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7" w:name="explicit-return-statements"/>
    <w:p>
      <w:pPr>
        <w:pStyle w:val="Heading3"/>
      </w:pPr>
      <w:r>
        <w:t xml:space="preserve">7.2.1 Explicit Return Statements</w:t>
      </w:r>
    </w:p>
    <w:p>
      <w:pPr>
        <w:pStyle w:val="FirstParagraph"/>
      </w:pPr>
      <w:r>
        <w:t xml:space="preserve">Following the</w:t>
      </w:r>
      <w:r>
        <w:t xml:space="preserve"> </w:t>
      </w:r>
      <w:hyperlink r:id="rId286">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7"/>
    <w:bookmarkEnd w:id="288"/>
    <w:bookmarkStart w:id="29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note.png" id="29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1"/>
    <w:bookmarkStart w:id="296" w:name="line-breaks-and-formatting"/>
    <w:p>
      <w:pPr>
        <w:pStyle w:val="Heading2"/>
      </w:pPr>
      <w:r>
        <w:t xml:space="preserve">7.4 Line Breaks and Formatting</w:t>
      </w:r>
    </w:p>
    <w:bookmarkStart w:id="292"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2"/>
    <w:bookmarkStart w:id="294"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4"/>
    <w:bookmarkStart w:id="295"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5"/>
    <w:bookmarkEnd w:id="296"/>
    <w:bookmarkStart w:id="298" w:name="markdown-and-quarto-formatting"/>
    <w:p>
      <w:pPr>
        <w:pStyle w:val="Heading2"/>
      </w:pPr>
      <w:r>
        <w:t xml:space="preserve">7.5 Markdown and Quarto Formatting</w:t>
      </w:r>
    </w:p>
    <w:bookmarkStart w:id="29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7"/>
    <w:bookmarkEnd w:id="298"/>
    <w:bookmarkStart w:id="300" w:name="messaging-and-user-communication"/>
    <w:p>
      <w:pPr>
        <w:pStyle w:val="Heading2"/>
      </w:pPr>
      <w:r>
        <w:t xml:space="preserve">7.6 Messaging and User Communication</w:t>
      </w:r>
    </w:p>
    <w:p>
      <w:pPr>
        <w:pStyle w:val="FirstParagraph"/>
      </w:pPr>
      <w:r>
        <w:t xml:space="preserve">Use</w:t>
      </w:r>
      <w:r>
        <w:t xml:space="preserve"> </w:t>
      </w:r>
      <w:hyperlink r:id="rId29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0"/>
    <w:bookmarkStart w:id="302"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1">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2"/>
    <w:bookmarkStart w:id="303"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3"/>
    <w:bookmarkStart w:id="304"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4"/>
    <w:bookmarkStart w:id="309"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opt/quarto/share/formats/docx/note.png" id="30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7" name="Picture"/>
                  <a:graphic>
                    <a:graphicData uri="http://schemas.openxmlformats.org/drawingml/2006/picture">
                      <pic:pic>
                        <pic:nvPicPr>
                          <pic:cNvPr descr="/opt/quarto/share/formats/docx/note.png" id="30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6">
        <w:r>
          <w:rPr>
            <w:rStyle w:val="Hyperlink"/>
          </w:rPr>
          <w:t xml:space="preserve">Be Expressive: How to Give Your Variables Better Names</w:t>
        </w:r>
      </w:hyperlink>
    </w:p>
    <w:bookmarkEnd w:id="309"/>
    <w:bookmarkStart w:id="337" w:name="sec-style-auto-style"/>
    <w:p>
      <w:pPr>
        <w:pStyle w:val="Heading2"/>
      </w:pPr>
      <w:r>
        <w:t xml:space="preserve">7.11 Automated Tools for Style and Project Workflow</w:t>
      </w:r>
    </w:p>
    <w:bookmarkStart w:id="332" w:name="styling"/>
    <w:p>
      <w:pPr>
        <w:pStyle w:val="Heading3"/>
      </w:pPr>
      <w:r>
        <w:t xml:space="preserve">7.11.1 Styling</w:t>
      </w:r>
    </w:p>
    <w:bookmarkStart w:id="311"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1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1"/>
    <w:bookmarkStart w:id="323" w:name="styler"/>
    <w:p>
      <w:pPr>
        <w:pStyle w:val="Heading4"/>
      </w:pPr>
      <w:r>
        <w:t xml:space="preserve">7.11.1.2</w:t>
      </w:r>
      <w:r>
        <w:t xml:space="preserve"> </w:t>
      </w:r>
      <w:hyperlink r:id="rId312">
        <w:r>
          <w:rPr>
            <w:rStyle w:val="VerbatimChar"/>
          </w:rPr>
          <w:t xml:space="preserve">{styler}</w:t>
        </w:r>
      </w:hyperlink>
    </w:p>
    <w:p>
      <w:pPr>
        <w:pStyle w:val="FirstParagraph"/>
      </w:pPr>
      <w:hyperlink r:id="rId312">
        <w:r>
          <w:rPr>
            <w:rStyle w:val="VerbatimChar"/>
          </w:rPr>
          <w:t xml:space="preserve">{styler}</w:t>
        </w:r>
      </w:hyperlink>
      <w:r>
        <w:t xml:space="preserve"> </w:t>
      </w:r>
      <w:r>
        <w:t xml:space="preserve">is another</w:t>
      </w:r>
      <w:r>
        <w:t xml:space="preserve"> </w:t>
      </w:r>
      <w:hyperlink r:id="rId31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2">
              <w:r>
                <w:rPr>
                  <w:rStyle w:val="VerbatimChar"/>
                </w:rPr>
                <w:t xml:space="preserve">{styler}</w:t>
              </w:r>
            </w:hyperlink>
            <w:r>
              <w:t xml:space="preserve"> </w:t>
            </w:r>
            <w:hyperlink r:id="rId31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8" name="Picture"/>
                  <a:graphic>
                    <a:graphicData uri="http://schemas.openxmlformats.org/drawingml/2006/picture">
                      <pic:pic>
                        <pic:nvPicPr>
                          <pic:cNvPr descr="/opt/quarto/share/formats/docx/note.png" id="31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tip.png" id="322"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3"/>
    <w:bookmarkStart w:id="331" w:name="lintr"/>
    <w:p>
      <w:pPr>
        <w:pStyle w:val="Heading4"/>
      </w:pPr>
      <w:r>
        <w:t xml:space="preserve">7.11.1.3</w:t>
      </w:r>
      <w:r>
        <w:t xml:space="preserve"> </w:t>
      </w:r>
      <w:hyperlink r:id="rId32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5">
        <w:r>
          <w:rPr>
            <w:rStyle w:val="Hyperlink"/>
          </w:rPr>
          <w:t xml:space="preserve">in this link</w:t>
        </w:r>
      </w:hyperlink>
      <w:r>
        <w:t xml:space="preserve">,</w:t>
      </w:r>
      <w:r>
        <w:t xml:space="preserve"> </w:t>
      </w:r>
      <w:r>
        <w:t xml:space="preserve">and most guidelines are based on the</w:t>
      </w:r>
      <w:r>
        <w:t xml:space="preserve"> </w:t>
      </w:r>
      <w:hyperlink r:id="rId28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note.png" id="33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1"/>
    <w:bookmarkEnd w:id="332"/>
    <w:bookmarkStart w:id="335"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tip.png" id="334"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5"/>
    <w:bookmarkStart w:id="336"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6">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6"/>
    <w:bookmarkEnd w:id="337"/>
    <w:bookmarkStart w:id="338"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8"/>
    <w:bookmarkEnd w:id="339"/>
    <w:bookmarkStart w:id="345" w:name="big-data"/>
    <w:p>
      <w:pPr>
        <w:pStyle w:val="Heading1"/>
      </w:pPr>
      <w:r>
        <w:t xml:space="preserve">8. Big data</w:t>
      </w:r>
    </w:p>
    <w:p>
      <w:pPr>
        <w:pStyle w:val="FirstParagraph"/>
      </w:pPr>
      <w:r>
        <w:t xml:space="preserve">Adapted by UCD-SeRG team from</w:t>
      </w:r>
      <w:r>
        <w:t xml:space="preserve"> </w:t>
      </w:r>
      <w:hyperlink r:id="rId340">
        <w:r>
          <w:rPr>
            <w:rStyle w:val="Hyperlink"/>
          </w:rPr>
          <w:t xml:space="preserve">original by Kunal Mishra and Jade Benjamin-Chung</w:t>
        </w:r>
      </w:hyperlink>
    </w:p>
    <w:bookmarkStart w:id="34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2"/>
    <w:bookmarkStart w:id="34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3"/>
    <w:bookmarkStart w:id="34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4"/>
    <w:bookmarkEnd w:id="345"/>
    <w:bookmarkStart w:id="356" w:name="data-masking"/>
    <w:p>
      <w:pPr>
        <w:pStyle w:val="Heading1"/>
      </w:pPr>
      <w:r>
        <w:t xml:space="preserve">9. Data masking</w:t>
      </w:r>
    </w:p>
    <w:p>
      <w:pPr>
        <w:pStyle w:val="FirstParagraph"/>
      </w:pPr>
      <w:r>
        <w:t xml:space="preserve">Adapted by UCD-SeRG team from</w:t>
      </w:r>
      <w:r>
        <w:t xml:space="preserve"> </w:t>
      </w:r>
      <w:hyperlink r:id="rId346">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0" w:name="fig-data-masking"/>
          <w:p>
            <w:pPr>
              <w:pStyle w:val="Compact"/>
              <w:jc w:val="center"/>
            </w:pPr>
            <w:r>
              <w:drawing>
                <wp:inline>
                  <wp:extent cx="2667000" cy="1103368"/>
                  <wp:effectExtent b="0" l="0" r="0" t="0"/>
                  <wp:docPr descr="" title="" id="348" name="Picture"/>
                  <a:graphic>
                    <a:graphicData uri="http://schemas.openxmlformats.org/drawingml/2006/picture">
                      <pic:pic>
                        <pic:nvPicPr>
                          <pic:cNvPr descr="assets/images/data-masking.PNG" id="349" name="Picture"/>
                          <pic:cNvPicPr>
                            <a:picLocks noChangeArrowheads="1" noChangeAspect="1"/>
                          </pic:cNvPicPr>
                        </pic:nvPicPr>
                        <pic:blipFill>
                          <a:blip r:embed="rId34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1"/>
    <w:bookmarkStart w:id="35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2"/>
    <w:bookmarkEnd w:id="353"/>
    <w:bookmarkStart w:id="355"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4"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4"/>
    <w:bookmarkEnd w:id="355"/>
    <w:bookmarkEnd w:id="356"/>
    <w:bookmarkStart w:id="426" w:name="sec-quarto"/>
    <w:p>
      <w:pPr>
        <w:pStyle w:val="Heading1"/>
      </w:pPr>
      <w:r>
        <w:t xml:space="preserve">10. Quarto</w:t>
      </w:r>
    </w:p>
    <w:bookmarkStart w:id="364" w:name="introduction"/>
    <w:p>
      <w:pPr>
        <w:pStyle w:val="Heading2"/>
      </w:pPr>
      <w:r>
        <w:t xml:space="preserve">10.1 Introduction</w:t>
      </w:r>
    </w:p>
    <w:p>
      <w:pPr>
        <w:pStyle w:val="FirstParagraph"/>
      </w:pPr>
      <w:hyperlink r:id="rId357">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8"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8"/>
    <w:bookmarkStart w:id="359"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9"/>
    <w:bookmarkStart w:id="363"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0">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1">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2">
        <w:r>
          <w:rPr>
            <w:rStyle w:val="Hyperlink"/>
          </w:rPr>
          <w:t xml:space="preserve">Quarto chapter in R for Data Science</w:t>
        </w:r>
      </w:hyperlink>
      <w:r>
        <w:t xml:space="preserve"> </w:t>
      </w:r>
      <w:r>
        <w:t xml:space="preserve">(Wickham et al. 2023)</w:t>
      </w:r>
    </w:p>
    <w:bookmarkEnd w:id="363"/>
    <w:bookmarkEnd w:id="364"/>
    <w:bookmarkStart w:id="372"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5"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5"/>
    <w:bookmarkStart w:id="367"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6">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7"/>
    <w:bookmarkStart w:id="368"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8"/>
    <w:bookmarkStart w:id="369"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9"/>
    <w:bookmarkStart w:id="370"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70"/>
    <w:bookmarkStart w:id="371"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2">
        <w:r>
          <w:rPr>
            <w:rStyle w:val="Hyperlink"/>
          </w:rPr>
          <w:t xml:space="preserve">Quarto chapter in R for Data Science</w:t>
        </w:r>
      </w:hyperlink>
      <w:r>
        <w:t xml:space="preserve"> </w:t>
      </w:r>
      <w:r>
        <w:t xml:space="preserve">(Wickham et al. 2023)</w:t>
      </w:r>
      <w:r>
        <w:t xml:space="preserve">.</w:t>
      </w:r>
    </w:p>
    <w:bookmarkEnd w:id="371"/>
    <w:bookmarkEnd w:id="372"/>
    <w:bookmarkStart w:id="385"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6"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3">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4">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5">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6"/>
    <w:bookmarkStart w:id="377"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7"/>
    <w:bookmarkStart w:id="378"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8"/>
    <w:bookmarkStart w:id="379"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9"/>
    <w:bookmarkStart w:id="381"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80">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1"/>
    <w:bookmarkStart w:id="384" w:name="resources"/>
    <w:p>
      <w:pPr>
        <w:pStyle w:val="Heading3"/>
      </w:pPr>
      <w:r>
        <w:t xml:space="preserve">10.3.6 Resources</w:t>
      </w:r>
    </w:p>
    <w:p>
      <w:pPr>
        <w:pStyle w:val="Compact"/>
        <w:numPr>
          <w:ilvl w:val="0"/>
          <w:numId w:val="1138"/>
        </w:numPr>
      </w:pPr>
      <w:hyperlink r:id="rId382">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3">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2">
        <w:r>
          <w:rPr>
            <w:rStyle w:val="Hyperlink"/>
          </w:rPr>
          <w:t xml:space="preserve">R4DS Quarto chapter</w:t>
        </w:r>
      </w:hyperlink>
      <w:r>
        <w:t xml:space="preserve"> </w:t>
      </w:r>
      <w:r>
        <w:t xml:space="preserve">(Wickham et al. 2023)</w:t>
      </w:r>
      <w:r>
        <w:t xml:space="preserve"> </w:t>
      </w:r>
      <w:r>
        <w:t xml:space="preserve">- excellent introduction to Quarto</w:t>
      </w:r>
    </w:p>
    <w:bookmarkEnd w:id="384"/>
    <w:bookmarkEnd w:id="385"/>
    <w:bookmarkStart w:id="394"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6"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6"/>
    <w:bookmarkStart w:id="388"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7">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8"/>
    <w:bookmarkStart w:id="389"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9"/>
    <w:bookmarkStart w:id="390"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7">
        <w:r>
          <w:rPr>
            <w:rStyle w:val="Hyperlink"/>
          </w:rPr>
          <w:t xml:space="preserve">RME course</w:t>
        </w:r>
      </w:hyperlink>
      <w:r>
        <w:t xml:space="preserve">.</w:t>
      </w:r>
    </w:p>
    <w:bookmarkEnd w:id="390"/>
    <w:bookmarkStart w:id="393" w:name="resources-1"/>
    <w:p>
      <w:pPr>
        <w:pStyle w:val="Heading3"/>
      </w:pPr>
      <w:r>
        <w:t xml:space="preserve">10.4.5 Resources</w:t>
      </w:r>
    </w:p>
    <w:p>
      <w:pPr>
        <w:pStyle w:val="Compact"/>
        <w:numPr>
          <w:ilvl w:val="0"/>
          <w:numId w:val="1141"/>
        </w:numPr>
      </w:pPr>
      <w:hyperlink r:id="rId391">
        <w:r>
          <w:rPr>
            <w:rStyle w:val="Hyperlink"/>
          </w:rPr>
          <w:t xml:space="preserve">Quarto Profiles Documentation</w:t>
        </w:r>
      </w:hyperlink>
    </w:p>
    <w:p>
      <w:pPr>
        <w:pStyle w:val="Compact"/>
        <w:numPr>
          <w:ilvl w:val="0"/>
          <w:numId w:val="1141"/>
        </w:numPr>
      </w:pPr>
      <w:hyperlink r:id="rId387">
        <w:r>
          <w:rPr>
            <w:rStyle w:val="Hyperlink"/>
          </w:rPr>
          <w:t xml:space="preserve">RME Example</w:t>
        </w:r>
      </w:hyperlink>
      <w:r>
        <w:t xml:space="preserve"> </w:t>
      </w:r>
      <w:r>
        <w:t xml:space="preserve">- see the source at</w:t>
      </w:r>
      <w:r>
        <w:t xml:space="preserve"> </w:t>
      </w:r>
      <w:hyperlink r:id="rId392">
        <w:r>
          <w:rPr>
            <w:rStyle w:val="Hyperlink"/>
          </w:rPr>
          <w:t xml:space="preserve">https://github.com/d-morrison/rme</w:t>
        </w:r>
      </w:hyperlink>
      <w:r>
        <w:t xml:space="preserve"> </w:t>
      </w:r>
      <w:r>
        <w:t xml:space="preserve">for a working example</w:t>
      </w:r>
    </w:p>
    <w:bookmarkEnd w:id="393"/>
    <w:bookmarkEnd w:id="394"/>
    <w:bookmarkStart w:id="399" w:name="advanced-features"/>
    <w:p>
      <w:pPr>
        <w:pStyle w:val="Heading2"/>
      </w:pPr>
      <w:r>
        <w:t xml:space="preserve">10.5 Advanced Features</w:t>
      </w:r>
    </w:p>
    <w:bookmarkStart w:id="396"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5">
        <w:r>
          <w:rPr>
            <w:rStyle w:val="Hyperlink"/>
          </w:rPr>
          <w:t xml:space="preserve">Quarto Cross-References documentation</w:t>
        </w:r>
      </w:hyperlink>
      <w:r>
        <w:t xml:space="preserve">.</w:t>
      </w:r>
    </w:p>
    <w:bookmarkEnd w:id="396"/>
    <w:bookmarkStart w:id="398"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7">
        <w:r>
          <w:rPr>
            <w:rStyle w:val="Hyperlink"/>
          </w:rPr>
          <w:t xml:space="preserve">Quarto Includes documentation</w:t>
        </w:r>
      </w:hyperlink>
      <w:r>
        <w:t xml:space="preserve">.</w:t>
      </w:r>
    </w:p>
    <w:bookmarkEnd w:id="398"/>
    <w:bookmarkEnd w:id="399"/>
    <w:bookmarkStart w:id="417"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00"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00"/>
    <w:bookmarkStart w:id="403"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1"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1"/>
    <w:bookmarkStart w:id="402"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2"/>
    <w:bookmarkEnd w:id="403"/>
    <w:bookmarkStart w:id="409"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5"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4">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5"/>
    <w:bookmarkStart w:id="406"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6"/>
    <w:bookmarkStart w:id="407"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7"/>
    <w:bookmarkStart w:id="408"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8"/>
    <w:bookmarkEnd w:id="409"/>
    <w:bookmarkStart w:id="411" w:name="real-world-example"/>
    <w:p>
      <w:pPr>
        <w:pStyle w:val="Heading3"/>
      </w:pPr>
      <w:r>
        <w:t xml:space="preserve">10.6.4 Real-World Example</w:t>
      </w:r>
    </w:p>
    <w:p>
      <w:pPr>
        <w:pStyle w:val="FirstParagraph"/>
      </w:pPr>
      <w:r>
        <w:t xml:space="preserve">In</w:t>
      </w:r>
      <w:r>
        <w:t xml:space="preserve"> </w:t>
      </w:r>
      <w:hyperlink r:id="rId41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1"/>
    <w:bookmarkStart w:id="415"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2">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3">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5"/>
    <w:bookmarkStart w:id="416"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6"/>
    <w:bookmarkEnd w:id="417"/>
    <w:bookmarkStart w:id="425" w:name="additional-resources-1"/>
    <w:p>
      <w:pPr>
        <w:pStyle w:val="Heading2"/>
      </w:pPr>
      <w:r>
        <w:t xml:space="preserve">10.7 Additional Resources</w:t>
      </w:r>
    </w:p>
    <w:bookmarkStart w:id="418" w:name="official-documentation"/>
    <w:p>
      <w:pPr>
        <w:pStyle w:val="Heading3"/>
      </w:pPr>
      <w:r>
        <w:t xml:space="preserve">10.7.1 Official Documentation</w:t>
      </w:r>
    </w:p>
    <w:p>
      <w:pPr>
        <w:pStyle w:val="Compact"/>
        <w:numPr>
          <w:ilvl w:val="0"/>
          <w:numId w:val="1153"/>
        </w:numPr>
      </w:pPr>
      <w:hyperlink r:id="rId361">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2">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3">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60">
        <w:r>
          <w:rPr>
            <w:rStyle w:val="Hyperlink"/>
          </w:rPr>
          <w:t xml:space="preserve">Quarto Getting Started</w:t>
        </w:r>
      </w:hyperlink>
      <w:r>
        <w:t xml:space="preserve"> </w:t>
      </w:r>
      <w:r>
        <w:t xml:space="preserve">- installation and basic usage</w:t>
      </w:r>
    </w:p>
    <w:bookmarkEnd w:id="418"/>
    <w:bookmarkStart w:id="419" w:name="learning-resources"/>
    <w:p>
      <w:pPr>
        <w:pStyle w:val="Heading3"/>
      </w:pPr>
      <w:r>
        <w:t xml:space="preserve">10.7.2 Learning Resources</w:t>
      </w:r>
    </w:p>
    <w:p>
      <w:pPr>
        <w:pStyle w:val="Compact"/>
        <w:numPr>
          <w:ilvl w:val="0"/>
          <w:numId w:val="1154"/>
        </w:numPr>
      </w:pPr>
      <w:hyperlink r:id="rId362">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7">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80">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9"/>
    <w:bookmarkStart w:id="420" w:name="templates"/>
    <w:p>
      <w:pPr>
        <w:pStyle w:val="Heading3"/>
      </w:pPr>
      <w:r>
        <w:t xml:space="preserve">10.7.3 Templates</w:t>
      </w:r>
    </w:p>
    <w:p>
      <w:pPr>
        <w:pStyle w:val="Compact"/>
        <w:numPr>
          <w:ilvl w:val="0"/>
          <w:numId w:val="1156"/>
        </w:numPr>
      </w:pPr>
      <w:hyperlink r:id="rId373">
        <w:r>
          <w:rPr>
            <w:rStyle w:val="Hyperlink"/>
          </w:rPr>
          <w:t xml:space="preserve">UCD-SeRG Quarto Book Template</w:t>
        </w:r>
      </w:hyperlink>
      <w:r>
        <w:t xml:space="preserve"> </w:t>
      </w:r>
      <w:r>
        <w:t xml:space="preserve">- our recommended template</w:t>
      </w:r>
    </w:p>
    <w:p>
      <w:pPr>
        <w:pStyle w:val="Compact"/>
        <w:numPr>
          <w:ilvl w:val="0"/>
          <w:numId w:val="1156"/>
        </w:numPr>
      </w:pPr>
      <w:hyperlink r:id="rId374">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5">
        <w:r>
          <w:rPr>
            <w:rStyle w:val="Hyperlink"/>
          </w:rPr>
          <w:t xml:space="preserve">DataLab Quarto Template</w:t>
        </w:r>
      </w:hyperlink>
      <w:r>
        <w:t xml:space="preserve"> </w:t>
      </w:r>
      <w:r>
        <w:t xml:space="preserve">- template from the UC Davis DataLab and Davis R Users Group</w:t>
      </w:r>
    </w:p>
    <w:bookmarkEnd w:id="420"/>
    <w:bookmarkStart w:id="423"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3"/>
    <w:bookmarkStart w:id="424"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4"/>
    <w:bookmarkEnd w:id="425"/>
    <w:bookmarkEnd w:id="426"/>
    <w:bookmarkStart w:id="476" w:name="sec-github"/>
    <w:p>
      <w:pPr>
        <w:pStyle w:val="Heading1"/>
      </w:pPr>
      <w:r>
        <w:t xml:space="preserve">11. Github</w:t>
      </w:r>
    </w:p>
    <w:p>
      <w:pPr>
        <w:pStyle w:val="FirstParagraph"/>
      </w:pPr>
      <w:r>
        <w:t xml:space="preserve">Adapted by UCD-SeRG team from</w:t>
      </w:r>
      <w:r>
        <w:t xml:space="preserve"> </w:t>
      </w:r>
      <w:hyperlink r:id="rId427">
        <w:r>
          <w:rPr>
            <w:rStyle w:val="Hyperlink"/>
          </w:rPr>
          <w:t xml:space="preserve">original by Stephanie Djajadi and Nolan Pokpongkiat</w:t>
        </w:r>
      </w:hyperlink>
    </w:p>
    <w:bookmarkStart w:id="430" w:name="basics"/>
    <w:p>
      <w:pPr>
        <w:pStyle w:val="Heading2"/>
      </w:pPr>
      <w:r>
        <w:t xml:space="preserve">11.1 Basics</w:t>
      </w:r>
    </w:p>
    <w:p>
      <w:pPr>
        <w:pStyle w:val="Compact"/>
        <w:numPr>
          <w:ilvl w:val="0"/>
          <w:numId w:val="1159"/>
        </w:numPr>
      </w:pPr>
      <w:r>
        <w:t xml:space="preserve">A detailed tutorial of Git can be found</w:t>
      </w:r>
      <w:r>
        <w:t xml:space="preserve"> </w:t>
      </w:r>
      <w:hyperlink r:id="rId428">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8">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9">
        <w:r>
          <w:rPr>
            <w:rStyle w:val="Hyperlink"/>
          </w:rPr>
          <w:t xml:space="preserve">UC Davis DataLab Git Sandbox</w:t>
        </w:r>
      </w:hyperlink>
      <w:r>
        <w:t xml:space="preserve"> </w:t>
      </w:r>
      <w:r>
        <w:t xml:space="preserve">- a collaborative repository for learning Git workflows.</w:t>
      </w:r>
    </w:p>
    <w:bookmarkEnd w:id="430"/>
    <w:bookmarkStart w:id="446" w:name="sec-github-education"/>
    <w:p>
      <w:pPr>
        <w:pStyle w:val="Heading2"/>
      </w:pPr>
      <w:r>
        <w:t xml:space="preserve">11.2 GitHub Education and Copilot Access</w:t>
      </w:r>
    </w:p>
    <w:bookmarkStart w:id="43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1">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2">
        <w:r>
          <w:rPr>
            <w:rStyle w:val="Hyperlink"/>
          </w:rPr>
          <w:t xml:space="preserve">GitHub Student Developer Pack</w:t>
        </w:r>
      </w:hyperlink>
      <w:r>
        <w:t xml:space="preserve"> </w:t>
      </w:r>
      <w:r>
        <w:t xml:space="preserve">(for students)</w:t>
      </w:r>
      <w:r>
        <w:t xml:space="preserve"> </w:t>
      </w:r>
      <w:r>
        <w:t xml:space="preserve">or</w:t>
      </w:r>
      <w:r>
        <w:t xml:space="preserve"> </w:t>
      </w:r>
      <w:hyperlink r:id="rId43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4"/>
    <w:bookmarkStart w:id="44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5">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9" w:name="fig-request-copilot-seat"/>
          <w:p>
            <w:pPr>
              <w:pStyle w:val="Compact"/>
              <w:jc w:val="center"/>
            </w:pPr>
            <w:r>
              <w:drawing>
                <wp:inline>
                  <wp:extent cx="5334000" cy="3052792"/>
                  <wp:effectExtent b="0" l="0" r="0" t="0"/>
                  <wp:docPr descr="" title="" id="437" name="Picture"/>
                  <a:graphic>
                    <a:graphicData uri="http://schemas.openxmlformats.org/drawingml/2006/picture">
                      <pic:pic>
                        <pic:nvPicPr>
                          <pic:cNvPr descr="assets/images/github-copilot-invitation-email.png" id="438" name="Picture"/>
                          <pic:cNvPicPr>
                            <a:picLocks noChangeArrowheads="1" noChangeAspect="1"/>
                          </pic:cNvPicPr>
                        </pic:nvPicPr>
                        <pic:blipFill>
                          <a:blip r:embed="rId43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9"/>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40">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4" w:name="fig-copilot-settings-org-options"/>
          <w:p>
            <w:pPr>
              <w:pStyle w:val="Compact"/>
              <w:jc w:val="center"/>
            </w:pPr>
            <w:r>
              <w:drawing>
                <wp:inline>
                  <wp:extent cx="5334000" cy="531962"/>
                  <wp:effectExtent b="0" l="0" r="0" t="0"/>
                  <wp:docPr descr="" title="" id="442" name="Picture"/>
                  <a:graphic>
                    <a:graphicData uri="http://schemas.openxmlformats.org/drawingml/2006/picture">
                      <pic:pic>
                        <pic:nvPicPr>
                          <pic:cNvPr descr="assets/images/github-copilot-settings-page.png" id="443" name="Picture"/>
                          <pic:cNvPicPr>
                            <a:picLocks noChangeArrowheads="1" noChangeAspect="1"/>
                          </pic:cNvPicPr>
                        </pic:nvPicPr>
                        <pic:blipFill>
                          <a:blip r:embed="rId44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4"/>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5"/>
    <w:bookmarkEnd w:id="446"/>
    <w:bookmarkStart w:id="447"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7"/>
    <w:bookmarkStart w:id="449"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8">
        <w:r>
          <w:rPr>
            <w:rStyle w:val="Hyperlink"/>
          </w:rPr>
          <w:t xml:space="preserve">here</w:t>
        </w:r>
      </w:hyperlink>
      <w:r>
        <w:t xml:space="preserve">. You can also find instructions on how to handle merge conflicts when joining branches together.</w:t>
      </w:r>
    </w:p>
    <w:bookmarkEnd w:id="449"/>
    <w:bookmarkStart w:id="452"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5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1"/>
          <w:p/>
        </w:tc>
      </w:tr>
    </w:tbl>
    <w:p>
      <w:pPr>
        <w:pStyle w:val="BodyText"/>
      </w:pPr>
      <w:r>
        <w:t xml:space="preserve">Other helpful commands are listed below.</w:t>
      </w:r>
    </w:p>
    <w:bookmarkEnd w:id="452"/>
    <w:bookmarkStart w:id="454"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3"/>
          <w:p/>
        </w:tc>
      </w:tr>
    </w:tbl>
    <w:bookmarkEnd w:id="454"/>
    <w:bookmarkStart w:id="455"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5"/>
    <w:bookmarkStart w:id="459"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6"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6"/>
    <w:bookmarkStart w:id="458"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7">
        <w:r>
          <w:rPr>
            <w:rStyle w:val="Hyperlink"/>
          </w:rPr>
          <w:t xml:space="preserve">Repeated Amend chapter</w:t>
        </w:r>
      </w:hyperlink>
      <w:r>
        <w:t xml:space="preserve"> </w:t>
      </w:r>
      <w:r>
        <w:t xml:space="preserve">in Happy Git with R.</w:t>
      </w:r>
    </w:p>
    <w:bookmarkEnd w:id="458"/>
    <w:bookmarkEnd w:id="459"/>
    <w:bookmarkStart w:id="462"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6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1">
        <w:r>
          <w:rPr>
            <w:rStyle w:val="Hyperlink"/>
          </w:rPr>
          <w:t xml:space="preserve">great discussion of project-oriented workflows</w:t>
        </w:r>
      </w:hyperlink>
      <w:r>
        <w:t xml:space="preserve">, extolling the virtues of a self-contained, portable projects, for your reference.</w:t>
      </w:r>
    </w:p>
    <w:bookmarkEnd w:id="462"/>
    <w:bookmarkStart w:id="475" w:name="sec-gitattributes"/>
    <w:p>
      <w:pPr>
        <w:pStyle w:val="Heading2"/>
      </w:pPr>
      <w:r>
        <w:t xml:space="preserve">11.10 Customizing How Files Appear on GitHub</w:t>
      </w:r>
    </w:p>
    <w:p>
      <w:pPr>
        <w:pStyle w:val="FirstParagraph"/>
      </w:pPr>
      <w:r>
        <w:t xml:space="preserve">GitHub uses a tool called</w:t>
      </w:r>
      <w:r>
        <w:t xml:space="preserve"> </w:t>
      </w:r>
      <w:hyperlink r:id="rId46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5"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4">
        <w:r>
          <w:rPr>
            <w:rStyle w:val="Hyperlink"/>
          </w:rPr>
          <w:t xml:space="preserve">Generated code documentation</w:t>
        </w:r>
      </w:hyperlink>
      <w:r>
        <w:t xml:space="preserve">.</w:t>
      </w:r>
    </w:p>
    <w:bookmarkEnd w:id="465"/>
    <w:bookmarkStart w:id="468"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6">
        <w:r>
          <w:rPr>
            <w:rStyle w:val="Hyperlink"/>
          </w:rPr>
          <w:t xml:space="preserve">pattern format documentation</w:t>
        </w:r>
      </w:hyperlink>
      <w:r>
        <w:t xml:space="preserve"> </w:t>
      </w:r>
      <w:r>
        <w:t xml:space="preserve">and the</w:t>
      </w:r>
      <w:r>
        <w:t xml:space="preserve"> </w:t>
      </w:r>
      <w:hyperlink r:id="rId467">
        <w:r>
          <w:rPr>
            <w:rStyle w:val="Hyperlink"/>
          </w:rPr>
          <w:t xml:space="preserve">Using gitattributes guide</w:t>
        </w:r>
      </w:hyperlink>
      <w:r>
        <w:t xml:space="preserve">.</w:t>
      </w:r>
    </w:p>
    <w:bookmarkEnd w:id="468"/>
    <w:bookmarkStart w:id="474"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1">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2">
        <w:r>
          <w:rPr>
            <w:rStyle w:val="Hyperlink"/>
          </w:rPr>
          <w:t xml:space="preserve">Customizing how changed files appear on GitHub</w:t>
        </w:r>
      </w:hyperlink>
      <w:r>
        <w:t xml:space="preserve"> </w:t>
      </w:r>
      <w:r>
        <w:t xml:space="preserve">and the</w:t>
      </w:r>
      <w:r>
        <w:t xml:space="preserve"> </w:t>
      </w:r>
      <w:hyperlink r:id="rId473">
        <w:r>
          <w:rPr>
            <w:rStyle w:val="Hyperlink"/>
          </w:rPr>
          <w:t xml:space="preserve">Linguist overrides documentation</w:t>
        </w:r>
      </w:hyperlink>
      <w:r>
        <w:t xml:space="preserve">.</w:t>
      </w:r>
    </w:p>
    <w:p>
      <w:r>
        <w:br w:type="page"/>
      </w:r>
    </w:p>
    <w:bookmarkEnd w:id="474"/>
    <w:bookmarkEnd w:id="475"/>
    <w:bookmarkEnd w:id="476"/>
    <w:bookmarkStart w:id="511" w:name="sec-r-ci"/>
    <w:p>
      <w:pPr>
        <w:pStyle w:val="Heading1"/>
      </w:pPr>
      <w:r>
        <w:t xml:space="preserve">12. Continuous Integration</w:t>
      </w:r>
    </w:p>
    <w:bookmarkStart w:id="478" w:name="understanding-github-actions"/>
    <w:p>
      <w:pPr>
        <w:pStyle w:val="Heading2"/>
      </w:pPr>
      <w:r>
        <w:t xml:space="preserve">12.1 Understanding GitHub Actions</w:t>
      </w:r>
    </w:p>
    <w:p>
      <w:pPr>
        <w:pStyle w:val="FirstParagraph"/>
      </w:pPr>
      <w:hyperlink r:id="rId47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8"/>
    <w:bookmarkStart w:id="483"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9">
        <w:r>
          <w:rPr>
            <w:rStyle w:val="Hyperlink"/>
          </w:rPr>
          <w:t xml:space="preserve">r-lib/actions</w:t>
        </w:r>
      </w:hyperlink>
      <w:r>
        <w:t xml:space="preserve"> </w:t>
      </w:r>
      <w:r>
        <w:t xml:space="preserve">that handle common R package tasks.</w:t>
      </w:r>
    </w:p>
    <w:bookmarkStart w:id="481"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8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1"/>
    <w:bookmarkStart w:id="482"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2"/>
    <w:bookmarkEnd w:id="483"/>
    <w:bookmarkStart w:id="484"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4"/>
    <w:bookmarkStart w:id="488"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6" name="Picture"/>
                  <a:graphic>
                    <a:graphicData uri="http://schemas.openxmlformats.org/drawingml/2006/picture">
                      <pic:pic>
                        <pic:nvPicPr>
                          <pic:cNvPr descr="/opt/quarto/share/formats/docx/warning.png" id="487" name="Picture"/>
                          <pic:cNvPicPr>
                            <a:picLocks noChangeArrowheads="1" noChangeAspect="1"/>
                          </pic:cNvPicPr>
                        </pic:nvPicPr>
                        <pic:blipFill>
                          <a:blip r:embed="rId4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8"/>
    <w:bookmarkStart w:id="490"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9">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9">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90"/>
    <w:bookmarkStart w:id="503"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1"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1"/>
    <w:bookmarkStart w:id="497" w:name="comparison-of-popular-actions"/>
    <w:p>
      <w:pPr>
        <w:pStyle w:val="Heading4"/>
      </w:pPr>
      <w:r>
        <w:t xml:space="preserve">12.6.0.2 Comparison of Popular Actions</w:t>
      </w:r>
    </w:p>
    <w:p>
      <w:pPr>
        <w:pStyle w:val="FirstParagraph"/>
      </w:pPr>
      <w:hyperlink r:id="rId49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7"/>
    <w:bookmarkStart w:id="498"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8"/>
    <w:bookmarkStart w:id="499"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9"/>
    <w:bookmarkStart w:id="502"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00" name="Picture"/>
                  <a:graphic>
                    <a:graphicData uri="http://schemas.openxmlformats.org/drawingml/2006/picture">
                      <pic:pic>
                        <pic:nvPicPr>
                          <pic:cNvPr descr="/opt/quarto/share/formats/docx/warning.png" id="501" name="Picture"/>
                          <pic:cNvPicPr>
                            <a:picLocks noChangeArrowheads="1" noChangeAspect="1"/>
                          </pic:cNvPicPr>
                        </pic:nvPicPr>
                        <pic:blipFill>
                          <a:blip r:embed="rId4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2"/>
    <w:bookmarkEnd w:id="503"/>
    <w:bookmarkStart w:id="506"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4">
        <w:r>
          <w:rPr>
            <w:rStyle w:val="Hyperlink"/>
          </w:rPr>
          <w:t xml:space="preserve">r2u website</w:t>
        </w:r>
      </w:hyperlink>
      <w:r>
        <w:t xml:space="preserve">.</w:t>
      </w:r>
    </w:p>
    <w:bookmarkEnd w:id="506"/>
    <w:bookmarkStart w:id="510" w:name="additional-resources-2"/>
    <w:p>
      <w:pPr>
        <w:pStyle w:val="Heading2"/>
      </w:pPr>
      <w:r>
        <w:t xml:space="preserve">12.8 Additional Resources</w:t>
      </w:r>
    </w:p>
    <w:p>
      <w:pPr>
        <w:pStyle w:val="Compact"/>
        <w:numPr>
          <w:ilvl w:val="0"/>
          <w:numId w:val="1188"/>
        </w:numPr>
      </w:pPr>
      <w:hyperlink r:id="rId477">
        <w:r>
          <w:rPr>
            <w:rStyle w:val="Hyperlink"/>
          </w:rPr>
          <w:t xml:space="preserve">GitHub Actions features overview</w:t>
        </w:r>
      </w:hyperlink>
    </w:p>
    <w:p>
      <w:pPr>
        <w:pStyle w:val="Compact"/>
        <w:numPr>
          <w:ilvl w:val="0"/>
          <w:numId w:val="1188"/>
        </w:numPr>
      </w:pPr>
      <w:hyperlink r:id="rId479">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7">
        <w:r>
          <w:rPr>
            <w:rStyle w:val="Hyperlink"/>
          </w:rPr>
          <w:t xml:space="preserve">R Packages book: Continuous Integration</w:t>
        </w:r>
      </w:hyperlink>
    </w:p>
    <w:p>
      <w:pPr>
        <w:pStyle w:val="Compact"/>
        <w:numPr>
          <w:ilvl w:val="0"/>
          <w:numId w:val="1188"/>
        </w:numPr>
      </w:pPr>
      <w:hyperlink r:id="rId508">
        <w:r>
          <w:rPr>
            <w:rStyle w:val="Hyperlink"/>
          </w:rPr>
          <w:t xml:space="preserve">GitHub Actions documentation</w:t>
        </w:r>
      </w:hyperlink>
    </w:p>
    <w:p>
      <w:pPr>
        <w:pStyle w:val="Compact"/>
        <w:numPr>
          <w:ilvl w:val="0"/>
          <w:numId w:val="1188"/>
        </w:numPr>
      </w:pPr>
      <w:hyperlink r:id="rId509">
        <w:r>
          <w:rPr>
            <w:rStyle w:val="Hyperlink"/>
          </w:rPr>
          <w:t xml:space="preserve">Where to find help with r-lib/actions</w:t>
        </w:r>
      </w:hyperlink>
    </w:p>
    <w:p>
      <w:pPr>
        <w:pStyle w:val="Compact"/>
        <w:numPr>
          <w:ilvl w:val="0"/>
          <w:numId w:val="1188"/>
        </w:numPr>
      </w:pPr>
      <w:hyperlink r:id="rId489">
        <w:r>
          <w:rPr>
            <w:rStyle w:val="Hyperlink"/>
          </w:rPr>
          <w:t xml:space="preserve">GitHub Status</w:t>
        </w:r>
      </w:hyperlink>
      <w:r>
        <w:t xml:space="preserve"> </w:t>
      </w:r>
      <w:r>
        <w:t xml:space="preserve">- real-time status of GitHub services</w:t>
      </w:r>
    </w:p>
    <w:p>
      <w:r>
        <w:br w:type="page"/>
      </w:r>
    </w:p>
    <w:bookmarkEnd w:id="510"/>
    <w:bookmarkEnd w:id="511"/>
    <w:bookmarkStart w:id="534" w:name="sec-unix"/>
    <w:p>
      <w:pPr>
        <w:pStyle w:val="Heading1"/>
      </w:pPr>
      <w:r>
        <w:t xml:space="preserve">13. Unix</w:t>
      </w:r>
    </w:p>
    <w:p>
      <w:pPr>
        <w:pStyle w:val="FirstParagraph"/>
      </w:pPr>
      <w:r>
        <w:t xml:space="preserve">Adapted by UCD-SeRG team from</w:t>
      </w:r>
      <w:r>
        <w:t xml:space="preserve"> </w:t>
      </w:r>
      <w:hyperlink r:id="rId51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7"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6" w:name="fig-unix-desktop"/>
          <w:p>
            <w:pPr>
              <w:pStyle w:val="Compact"/>
              <w:jc w:val="center"/>
            </w:pPr>
            <w:r>
              <w:drawing>
                <wp:inline>
                  <wp:extent cx="5334000" cy="3380267"/>
                  <wp:effectExtent b="0" l="0" r="0" t="0"/>
                  <wp:docPr descr="" title="" id="514" name="Picture"/>
                  <a:graphic>
                    <a:graphicData uri="http://schemas.openxmlformats.org/drawingml/2006/picture">
                      <pic:pic>
                        <pic:nvPicPr>
                          <pic:cNvPr descr="assets/images/ex-desktop.jpg" id="515" name="Picture"/>
                          <pic:cNvPicPr>
                            <a:picLocks noChangeArrowheads="1" noChangeAspect="1"/>
                          </pic:cNvPicPr>
                        </pic:nvPicPr>
                        <pic:blipFill>
                          <a:blip r:embed="rId51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6"/>
        </w:tc>
      </w:tr>
    </w:tbl>
    <w:bookmarkEnd w:id="517"/>
    <w:bookmarkStart w:id="523"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8"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2" w:name="fig-unix-terminal"/>
          <w:p>
            <w:pPr>
              <w:pStyle w:val="Compact"/>
              <w:jc w:val="center"/>
            </w:pPr>
            <w:r>
              <w:drawing>
                <wp:inline>
                  <wp:extent cx="4488872" cy="8862646"/>
                  <wp:effectExtent b="0" l="0" r="0" t="0"/>
                  <wp:docPr descr="" title="" id="520" name="Picture"/>
                  <a:graphic>
                    <a:graphicData uri="http://schemas.openxmlformats.org/drawingml/2006/picture">
                      <pic:pic>
                        <pic:nvPicPr>
                          <pic:cNvPr descr="assets/images/ex-terminal.PNG" id="521" name="Picture"/>
                          <pic:cNvPicPr>
                            <a:picLocks noChangeArrowheads="1" noChangeAspect="1"/>
                          </pic:cNvPicPr>
                        </pic:nvPicPr>
                        <pic:blipFill>
                          <a:blip r:embed="rId51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2"/>
        </w:tc>
      </w:tr>
    </w:tbl>
    <w:bookmarkEnd w:id="523"/>
    <w:bookmarkStart w:id="525"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4"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4"/>
          <w:p/>
        </w:tc>
      </w:tr>
    </w:tbl>
    <w:bookmarkEnd w:id="525"/>
    <w:bookmarkStart w:id="528"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7"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7"/>
    <w:bookmarkEnd w:id="528"/>
    <w:bookmarkStart w:id="529"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9"/>
    <w:bookmarkStart w:id="533"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3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1"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1"/>
    <w:bookmarkStart w:id="532"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2"/>
    <w:bookmarkEnd w:id="533"/>
    <w:bookmarkEnd w:id="534"/>
    <w:bookmarkStart w:id="544" w:name="reproducible-environments"/>
    <w:p>
      <w:pPr>
        <w:pStyle w:val="Heading1"/>
      </w:pPr>
      <w:r>
        <w:t xml:space="preserve">14. Reproducible Environments</w:t>
      </w:r>
    </w:p>
    <w:p>
      <w:pPr>
        <w:pStyle w:val="FirstParagraph"/>
      </w:pPr>
      <w:r>
        <w:t xml:space="preserve">Adapted by UCD-SeRG team from</w:t>
      </w:r>
      <w:r>
        <w:t xml:space="preserve"> </w:t>
      </w:r>
      <w:hyperlink r:id="rId535">
        <w:r>
          <w:rPr>
            <w:rStyle w:val="Hyperlink"/>
          </w:rPr>
          <w:t xml:space="preserve">original by Anna Nguyen</w:t>
        </w:r>
      </w:hyperlink>
    </w:p>
    <w:bookmarkStart w:id="542" w:name="package-version-control-with-renv"/>
    <w:p>
      <w:pPr>
        <w:pStyle w:val="Heading2"/>
      </w:pPr>
      <w:r>
        <w:t xml:space="preserve">14.1 Package Version Control with renv</w:t>
      </w:r>
    </w:p>
    <w:bookmarkStart w:id="536"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6"/>
    <w:bookmarkStart w:id="537"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7"/>
    <w:bookmarkStart w:id="540"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9"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8">
        <w:r>
          <w:rPr>
            <w:rStyle w:val="Hyperlink"/>
          </w:rPr>
          <w:t xml:space="preserve">official renv documentation</w:t>
        </w:r>
      </w:hyperlink>
      <w:r>
        <w:t xml:space="preserve">.</w:t>
      </w:r>
    </w:p>
    <w:bookmarkEnd w:id="539"/>
    <w:bookmarkEnd w:id="540"/>
    <w:bookmarkStart w:id="541"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1"/>
    <w:bookmarkEnd w:id="542"/>
    <w:bookmarkStart w:id="543"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4">
        <w:r>
          <w:rPr>
            <w:rStyle w:val="Hyperlink"/>
          </w:rPr>
          <w:t xml:space="preserve">r2u website</w:t>
        </w:r>
      </w:hyperlink>
      <w:r>
        <w:t xml:space="preserve">.</w:t>
      </w:r>
    </w:p>
    <w:p>
      <w:r>
        <w:br w:type="page"/>
      </w:r>
    </w:p>
    <w:bookmarkEnd w:id="543"/>
    <w:bookmarkEnd w:id="544"/>
    <w:bookmarkStart w:id="559" w:name="code-publication"/>
    <w:p>
      <w:pPr>
        <w:pStyle w:val="Heading1"/>
      </w:pPr>
      <w:r>
        <w:t xml:space="preserve">15. Code Publication</w:t>
      </w:r>
    </w:p>
    <w:p>
      <w:pPr>
        <w:pStyle w:val="FirstParagraph"/>
      </w:pPr>
      <w:r>
        <w:t xml:space="preserve">Adapted by UCD-SeRG team from</w:t>
      </w:r>
      <w:r>
        <w:t xml:space="preserve"> </w:t>
      </w:r>
      <w:hyperlink r:id="rId545">
        <w:r>
          <w:rPr>
            <w:rStyle w:val="Hyperlink"/>
          </w:rPr>
          <w:t xml:space="preserve">original by Nolan Pokpongkiat</w:t>
        </w:r>
      </w:hyperlink>
    </w:p>
    <w:bookmarkStart w:id="546"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6"/>
    <w:bookmarkStart w:id="548"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7">
        <w:r>
          <w:rPr>
            <w:rStyle w:val="Hyperlink"/>
          </w:rPr>
          <w:t xml:space="preserve">here.</w:t>
        </w:r>
      </w:hyperlink>
    </w:p>
    <w:bookmarkEnd w:id="548"/>
    <w:bookmarkStart w:id="549"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9"/>
    <w:bookmarkStart w:id="551"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50">
        <w:r>
          <w:rPr>
            <w:rStyle w:val="Hyperlink"/>
          </w:rPr>
          <w:t xml:space="preserve">here.</w:t>
        </w:r>
      </w:hyperlink>
    </w:p>
    <w:bookmarkEnd w:id="551"/>
    <w:bookmarkStart w:id="552"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2"/>
    <w:bookmarkStart w:id="554"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3">
        <w:r>
          <w:rPr>
            <w:rStyle w:val="Hyperlink"/>
          </w:rPr>
          <w:t xml:space="preserve">here.</w:t>
        </w:r>
      </w:hyperlink>
    </w:p>
    <w:bookmarkEnd w:id="554"/>
    <w:bookmarkStart w:id="555"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5"/>
    <w:bookmarkStart w:id="556"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6"/>
    <w:bookmarkStart w:id="558"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7">
        <w:r>
          <w:rPr>
            <w:rStyle w:val="Hyperlink"/>
          </w:rPr>
          <w:t xml:space="preserve">here.</w:t>
        </w:r>
      </w:hyperlink>
    </w:p>
    <w:p>
      <w:r>
        <w:br w:type="page"/>
      </w:r>
    </w:p>
    <w:bookmarkEnd w:id="558"/>
    <w:bookmarkEnd w:id="559"/>
    <w:bookmarkStart w:id="579" w:name="data-publication"/>
    <w:p>
      <w:pPr>
        <w:pStyle w:val="Heading1"/>
      </w:pPr>
      <w:r>
        <w:t xml:space="preserve">16. Data Publication</w:t>
      </w:r>
    </w:p>
    <w:p>
      <w:pPr>
        <w:pStyle w:val="FirstParagraph"/>
      </w:pPr>
      <w:r>
        <w:t xml:space="preserve">Adapted from Fanice Nyatigo and Ben Arnold’s chapter in the</w:t>
      </w:r>
      <w:r>
        <w:t xml:space="preserve"> </w:t>
      </w:r>
      <w:hyperlink r:id="rId560">
        <w:r>
          <w:rPr>
            <w:rStyle w:val="Hyperlink"/>
          </w:rPr>
          <w:t xml:space="preserve">Proctor-UCSF Lab Manual</w:t>
        </w:r>
      </w:hyperlink>
    </w:p>
    <w:bookmarkStart w:id="561"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1"/>
    <w:bookmarkStart w:id="566"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2"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2"/>
    <w:bookmarkStart w:id="563"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3"/>
    <w:bookmarkStart w:id="565"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4">
        <w:r>
          <w:rPr>
            <w:rStyle w:val="Hyperlink"/>
          </w:rPr>
          <w:t xml:space="preserve">UC Davis DataLab GIS workshops</w:t>
        </w:r>
      </w:hyperlink>
      <w:r>
        <w:t xml:space="preserve">, including resources on QGIS and spatial SQL.</w:t>
      </w:r>
    </w:p>
    <w:bookmarkEnd w:id="565"/>
    <w:bookmarkEnd w:id="566"/>
    <w:bookmarkStart w:id="570" w:name="create-public-ids"/>
    <w:p>
      <w:pPr>
        <w:pStyle w:val="Heading2"/>
      </w:pPr>
      <w:r>
        <w:t xml:space="preserve">16.3 Create public IDs</w:t>
      </w:r>
    </w:p>
    <w:bookmarkStart w:id="567"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7"/>
    <w:bookmarkStart w:id="568"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8"/>
    <w:bookmarkStart w:id="569"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3"/>
        </w:numPr>
      </w:pPr>
      <w:r>
        <w:rPr>
          <w:rStyle w:val="VerbatimChar"/>
        </w:rPr>
        <w:t xml:space="preserve">data/final/</w:t>
      </w:r>
      <w:r>
        <w:t xml:space="preserve">- folder containing the projects final data in both csv and rds formats</w:t>
      </w:r>
      <w:r>
        <w:br/>
      </w:r>
    </w:p>
    <w:p>
      <w:pPr>
        <w:pStyle w:val="Compact"/>
        <w:numPr>
          <w:ilvl w:val="0"/>
          <w:numId w:val="120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9"/>
    <w:bookmarkEnd w:id="570"/>
    <w:bookmarkStart w:id="575"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1">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2">
        <w:r>
          <w:rPr>
            <w:rStyle w:val="Hyperlink"/>
          </w:rPr>
          <w:t xml:space="preserve">UC Davis DataLab workshop on data documentation</w:t>
        </w:r>
      </w:hyperlink>
      <w:r>
        <w:t xml:space="preserve">.</w:t>
      </w:r>
    </w:p>
    <w:bookmarkStart w:id="574" w:name="X659912a983e12070198566d6758f84b7c139c71"/>
    <w:p>
      <w:pPr>
        <w:pStyle w:val="Heading3"/>
      </w:pPr>
      <w:r>
        <w:t xml:space="preserve">16.4.1 Steps for creating an Open Science Framework (OSF) repository:</w:t>
      </w:r>
    </w:p>
    <w:p>
      <w:pPr>
        <w:pStyle w:val="Compact"/>
        <w:numPr>
          <w:ilvl w:val="0"/>
          <w:numId w:val="1204"/>
        </w:numPr>
      </w:pPr>
      <w:r>
        <w:t xml:space="preserve">Create a new OSF project per these instructions: https://help.osf.io/article/252-create-a-project</w:t>
      </w:r>
    </w:p>
    <w:p>
      <w:pPr>
        <w:pStyle w:val="Compact"/>
        <w:numPr>
          <w:ilvl w:val="0"/>
          <w:numId w:val="120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4"/>
        </w:numPr>
      </w:pPr>
      <w:r>
        <w:t xml:space="preserve">Create a notebook component and upload the final .html files (which will not be on github… but see optional item below)</w:t>
      </w:r>
    </w:p>
    <w:p>
      <w:pPr>
        <w:pStyle w:val="Compact"/>
        <w:numPr>
          <w:ilvl w:val="0"/>
          <w:numId w:val="1204"/>
        </w:numPr>
      </w:pPr>
      <w:r>
        <w:t xml:space="preserve">On the OSF landing Wiki, provide some context. Here is a recent example: https://osf.io/954bt/</w:t>
      </w:r>
    </w:p>
    <w:p>
      <w:pPr>
        <w:pStyle w:val="Compact"/>
        <w:numPr>
          <w:ilvl w:val="0"/>
          <w:numId w:val="1204"/>
        </w:numPr>
      </w:pPr>
      <w:r>
        <w:t xml:space="preserve">Create a Digital Object Identifier (DOI) for the repository. A DOI is a unique identifier that provides a persistent link to content, such as a dataset in this case.</w:t>
      </w:r>
      <w:r>
        <w:t xml:space="preserve"> </w:t>
      </w:r>
      <w:hyperlink r:id="rId573">
        <w:r>
          <w:rPr>
            <w:rStyle w:val="Hyperlink"/>
          </w:rPr>
          <w:t xml:space="preserve">Learn more about DOIs</w:t>
        </w:r>
      </w:hyperlink>
    </w:p>
    <w:p>
      <w:pPr>
        <w:pStyle w:val="Compact"/>
        <w:numPr>
          <w:ilvl w:val="0"/>
          <w:numId w:val="1204"/>
        </w:numPr>
      </w:pPr>
      <w:r>
        <w:t xml:space="preserve">Optional: Complete the software checklist and system requirement guide for the analysis to guide others. Include it on the GitHub README for the project: https://github.com/proctor-ucsf/mordor-antibody</w:t>
      </w:r>
    </w:p>
    <w:bookmarkEnd w:id="574"/>
    <w:bookmarkEnd w:id="575"/>
    <w:bookmarkStart w:id="576"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6"/>
    <w:bookmarkStart w:id="577"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7"/>
    <w:bookmarkStart w:id="578"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8"/>
    <w:bookmarkEnd w:id="579"/>
    <w:bookmarkStart w:id="599" w:name="sec-slurm"/>
    <w:p>
      <w:pPr>
        <w:pStyle w:val="Heading1"/>
      </w:pPr>
      <w:r>
        <w:t xml:space="preserve">17. High-performance computing (HPC)</w:t>
      </w:r>
    </w:p>
    <w:p>
      <w:pPr>
        <w:pStyle w:val="FirstParagraph"/>
      </w:pPr>
      <w:r>
        <w:t xml:space="preserve">Adapted by UCD-SeRG team from</w:t>
      </w:r>
      <w:r>
        <w:t xml:space="preserve"> </w:t>
      </w:r>
      <w:hyperlink r:id="rId580">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4" w:name="uc-davis-computing-resources"/>
    <w:p>
      <w:pPr>
        <w:pStyle w:val="Heading2"/>
      </w:pPr>
      <w:r>
        <w:t xml:space="preserve">17.1 UC Davis Computing Resources</w:t>
      </w:r>
    </w:p>
    <w:bookmarkStart w:id="583"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5"/>
        </w:numPr>
      </w:pPr>
      <w:r>
        <w:rPr>
          <w:b/>
          <w:bCs/>
        </w:rPr>
        <w:t xml:space="preserve">Shiva</w:t>
      </w:r>
      <w:r>
        <w:t xml:space="preserve"> </w:t>
      </w:r>
      <w:r>
        <w:t xml:space="preserve">(shiva.ucdavis.edu): SLURM-based cluster for computational work</w:t>
      </w:r>
    </w:p>
    <w:p>
      <w:pPr>
        <w:pStyle w:val="Compact"/>
        <w:numPr>
          <w:ilvl w:val="0"/>
          <w:numId w:val="12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3"/>
    <w:bookmarkEnd w:id="584"/>
    <w:bookmarkStart w:id="586"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5"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5"/>
    <w:bookmarkEnd w:id="586"/>
    <w:bookmarkStart w:id="587"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7"/>
    <w:bookmarkStart w:id="588"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1">
        <w:r>
          <w:rPr>
            <w:rStyle w:val="Hyperlink"/>
          </w:rPr>
          <w:t xml:space="preserve">hpc.ucdavis.edu</w:t>
        </w:r>
      </w:hyperlink>
      <w:r>
        <w:t xml:space="preserve"> </w:t>
      </w:r>
      <w:r>
        <w:t xml:space="preserve">for support information.</w:t>
      </w:r>
    </w:p>
    <w:bookmarkEnd w:id="588"/>
    <w:bookmarkStart w:id="592"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9"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9"/>
    <w:bookmarkStart w:id="590"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90"/>
    <w:bookmarkStart w:id="591"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1"/>
    <w:bookmarkEnd w:id="592"/>
    <w:bookmarkStart w:id="597" w:name="storage-group-storage-access"/>
    <w:p>
      <w:pPr>
        <w:pStyle w:val="Heading2"/>
      </w:pPr>
      <w:r>
        <w:t xml:space="preserve">17.6 Storage &amp; group storage access</w:t>
      </w:r>
    </w:p>
    <w:bookmarkStart w:id="593"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1">
        <w:r>
          <w:rPr>
            <w:rStyle w:val="Hyperlink"/>
          </w:rPr>
          <w:t xml:space="preserve">UC Davis HPC documentation</w:t>
        </w:r>
      </w:hyperlink>
      <w:r>
        <w:t xml:space="preserve"> </w:t>
      </w:r>
      <w:r>
        <w:t xml:space="preserve">for specific storage options and quotas.</w:t>
      </w:r>
    </w:p>
    <w:bookmarkEnd w:id="593"/>
    <w:bookmarkStart w:id="594"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4"/>
    <w:bookmarkStart w:id="596"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5">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6"/>
    <w:bookmarkEnd w:id="597"/>
    <w:bookmarkStart w:id="598"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6"/>
        </w:numPr>
      </w:pPr>
      <w:r>
        <w:rPr>
          <w:rStyle w:val="VerbatimChar"/>
        </w:rPr>
        <w:t xml:space="preserve">job-name=run_inc</w:t>
      </w:r>
      <w:r>
        <w:t xml:space="preserve">: Job name that will show up in the SLURM system</w:t>
      </w:r>
    </w:p>
    <w:p>
      <w:pPr>
        <w:pStyle w:val="Compact"/>
        <w:numPr>
          <w:ilvl w:val="0"/>
          <w:numId w:val="1206"/>
        </w:numPr>
      </w:pPr>
      <w:r>
        <w:rPr>
          <w:rStyle w:val="VerbatimChar"/>
        </w:rPr>
        <w:t xml:space="preserve">begin=now</w:t>
      </w:r>
      <w:r>
        <w:t xml:space="preserve">: Requests to start the job as soon as the requested resources are available</w:t>
      </w:r>
    </w:p>
    <w:p>
      <w:pPr>
        <w:pStyle w:val="Compact"/>
        <w:numPr>
          <w:ilvl w:val="0"/>
          <w:numId w:val="1206"/>
        </w:numPr>
      </w:pPr>
      <w:r>
        <w:rPr>
          <w:rStyle w:val="VerbatimChar"/>
        </w:rPr>
        <w:t xml:space="preserve">dependency=singleton</w:t>
      </w:r>
      <w:r>
        <w:t xml:space="preserve">: Jobs can begin after all previously launched jobs with the same name and user have ended.</w:t>
      </w:r>
    </w:p>
    <w:p>
      <w:pPr>
        <w:pStyle w:val="Compact"/>
        <w:numPr>
          <w:ilvl w:val="0"/>
          <w:numId w:val="1206"/>
        </w:numPr>
      </w:pPr>
      <w:r>
        <w:rPr>
          <w:rStyle w:val="VerbatimChar"/>
        </w:rPr>
        <w:t xml:space="preserve">mail-type=ALL</w:t>
      </w:r>
      <w:r>
        <w:t xml:space="preserve">: Receive all types of email notification (e.g., when job starts, fails, ends)</w:t>
      </w:r>
    </w:p>
    <w:p>
      <w:pPr>
        <w:pStyle w:val="Compact"/>
        <w:numPr>
          <w:ilvl w:val="0"/>
          <w:numId w:val="1206"/>
        </w:numPr>
      </w:pPr>
      <w:r>
        <w:rPr>
          <w:rStyle w:val="VerbatimChar"/>
        </w:rPr>
        <w:t xml:space="preserve">cpus-per-task=16</w:t>
      </w:r>
      <w:r>
        <w:t xml:space="preserve">: Request 16 processors per task. The default is one processor per task.</w:t>
      </w:r>
    </w:p>
    <w:p>
      <w:pPr>
        <w:pStyle w:val="Compact"/>
        <w:numPr>
          <w:ilvl w:val="0"/>
          <w:numId w:val="1206"/>
        </w:numPr>
      </w:pPr>
      <w:r>
        <w:rPr>
          <w:rStyle w:val="VerbatimChar"/>
        </w:rPr>
        <w:t xml:space="preserve">mem=64G</w:t>
      </w:r>
      <w:r>
        <w:t xml:space="preserve">: Request 64 GB memory per node.</w:t>
      </w:r>
    </w:p>
    <w:p>
      <w:pPr>
        <w:pStyle w:val="Compact"/>
        <w:numPr>
          <w:ilvl w:val="0"/>
          <w:numId w:val="12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8"/>
    <w:bookmarkEnd w:id="599"/>
    <w:bookmarkStart w:id="728" w:name="working-with-ai"/>
    <w:p>
      <w:pPr>
        <w:pStyle w:val="Heading1"/>
      </w:pPr>
      <w:r>
        <w:t xml:space="preserve">18. Working with AI</w:t>
      </w:r>
    </w:p>
    <w:p>
      <w:pPr>
        <w:pStyle w:val="FirstParagraph"/>
      </w:pPr>
      <w:hyperlink r:id="rId600">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1" name="Picture"/>
                  <a:graphic>
                    <a:graphicData uri="http://schemas.openxmlformats.org/drawingml/2006/picture">
                      <pic:pic>
                        <pic:nvPicPr>
                          <pic:cNvPr descr="/opt/quarto/share/formats/docx/warning.png" id="602" name="Picture"/>
                          <pic:cNvPicPr>
                            <a:picLocks noChangeArrowheads="1" noChangeAspect="1"/>
                          </pic:cNvPicPr>
                        </pic:nvPicPr>
                        <pic:blipFill>
                          <a:blip r:embed="rId4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5"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7"/>
        </w:numPr>
      </w:pPr>
      <w:r>
        <w:t xml:space="preserve">Carefully review the code to ensure you understand what it does</w:t>
      </w:r>
    </w:p>
    <w:p>
      <w:pPr>
        <w:pStyle w:val="Compact"/>
        <w:numPr>
          <w:ilvl w:val="0"/>
          <w:numId w:val="1208"/>
        </w:numPr>
      </w:pPr>
      <w:r>
        <w:t xml:space="preserve">Test the code thoroughly to verify it works as expected</w:t>
      </w:r>
    </w:p>
    <w:p>
      <w:pPr>
        <w:pStyle w:val="Compact"/>
        <w:numPr>
          <w:ilvl w:val="0"/>
          <w:numId w:val="1209"/>
        </w:numPr>
      </w:pPr>
      <w:r>
        <w:t xml:space="preserve">Verify that the logic is appropriate for your specific use case</w:t>
      </w:r>
    </w:p>
    <w:p>
      <w:pPr>
        <w:pStyle w:val="Compact"/>
        <w:numPr>
          <w:ilvl w:val="0"/>
          <w:numId w:val="1210"/>
        </w:numPr>
      </w:pPr>
      <w:r>
        <w:t xml:space="preserve">Check that the code follows our lab’s coding standards and best practices</w:t>
      </w:r>
    </w:p>
    <w:p>
      <w:pPr>
        <w:pStyle w:val="Compact"/>
        <w:numPr>
          <w:ilvl w:val="0"/>
          <w:numId w:val="121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3" name="Picture"/>
                  <a:graphic>
                    <a:graphicData uri="http://schemas.openxmlformats.org/drawingml/2006/picture">
                      <pic:pic>
                        <pic:nvPicPr>
                          <pic:cNvPr descr="/opt/quarto/share/formats/docx/warning.png" id="604" name="Picture"/>
                          <pic:cNvPicPr>
                            <a:picLocks noChangeArrowheads="1" noChangeAspect="1"/>
                          </pic:cNvPicPr>
                        </pic:nvPicPr>
                        <pic:blipFill>
                          <a:blip r:embed="rId4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5"/>
    <w:bookmarkStart w:id="606"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2"/>
        </w:numPr>
      </w:pPr>
      <w:r>
        <w:t xml:space="preserve">In code comments, note when AI tools were used to generate or significantly modify code</w:t>
      </w:r>
    </w:p>
    <w:p>
      <w:pPr>
        <w:pStyle w:val="Compact"/>
        <w:numPr>
          <w:ilvl w:val="0"/>
          <w:numId w:val="1212"/>
        </w:numPr>
      </w:pPr>
      <w:r>
        <w:t xml:space="preserve">In commit messages, mention if AI tools assisted with the changes</w:t>
      </w:r>
    </w:p>
    <w:p>
      <w:pPr>
        <w:pStyle w:val="Compact"/>
        <w:numPr>
          <w:ilvl w:val="0"/>
          <w:numId w:val="1212"/>
        </w:numPr>
      </w:pPr>
      <w:r>
        <w:t xml:space="preserve">In manuscripts and reports, acknowledge AI tool usage in the methods or acknowledgments section</w:t>
      </w:r>
    </w:p>
    <w:p>
      <w:pPr>
        <w:pStyle w:val="Compact"/>
        <w:numPr>
          <w:ilvl w:val="0"/>
          <w:numId w:val="121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6"/>
    <w:bookmarkStart w:id="607"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3"/>
        </w:numPr>
      </w:pPr>
      <w:r>
        <w:t xml:space="preserve">Ask the AI tool to identify and properly cite sources when it borrows or adapts content</w:t>
      </w:r>
    </w:p>
    <w:p>
      <w:pPr>
        <w:pStyle w:val="Compact"/>
        <w:numPr>
          <w:ilvl w:val="0"/>
          <w:numId w:val="1213"/>
        </w:numPr>
      </w:pPr>
      <w:r>
        <w:t xml:space="preserve">Verify that any content the AI generates includes appropriate citations</w:t>
      </w:r>
    </w:p>
    <w:p>
      <w:pPr>
        <w:pStyle w:val="Compact"/>
        <w:numPr>
          <w:ilvl w:val="0"/>
          <w:numId w:val="1213"/>
        </w:numPr>
      </w:pPr>
      <w:r>
        <w:t xml:space="preserve">Add citations yourself if the AI fails to do so</w:t>
      </w:r>
    </w:p>
    <w:p>
      <w:pPr>
        <w:pStyle w:val="Compact"/>
        <w:numPr>
          <w:ilvl w:val="0"/>
          <w:numId w:val="121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7"/>
    <w:bookmarkStart w:id="615"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8"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4"/>
        </w:numPr>
      </w:pPr>
      <w:r>
        <w:rPr>
          <w:b/>
          <w:bCs/>
        </w:rPr>
        <w:t xml:space="preserve">Audit trail</w:t>
      </w:r>
      <w:r>
        <w:t xml:space="preserve">: The full conversation history shows your instructions and the AI’s responses</w:t>
      </w:r>
    </w:p>
    <w:p>
      <w:pPr>
        <w:pStyle w:val="Compact"/>
        <w:numPr>
          <w:ilvl w:val="0"/>
          <w:numId w:val="1214"/>
        </w:numPr>
      </w:pPr>
      <w:r>
        <w:rPr>
          <w:b/>
          <w:bCs/>
        </w:rPr>
        <w:t xml:space="preserve">Intellectual ownership</w:t>
      </w:r>
      <w:r>
        <w:t xml:space="preserve">: Your prompts and guidance demonstrate that the core ideas are yours</w:t>
      </w:r>
    </w:p>
    <w:p>
      <w:pPr>
        <w:pStyle w:val="Compact"/>
        <w:numPr>
          <w:ilvl w:val="0"/>
          <w:numId w:val="121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8"/>
    <w:bookmarkStart w:id="609"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5"/>
        </w:numPr>
      </w:pPr>
      <w:r>
        <w:t xml:space="preserve">State your research question, hypothesis, or argument clearly</w:t>
      </w:r>
    </w:p>
    <w:p>
      <w:pPr>
        <w:pStyle w:val="Compact"/>
        <w:numPr>
          <w:ilvl w:val="0"/>
          <w:numId w:val="1215"/>
        </w:numPr>
      </w:pPr>
      <w:r>
        <w:t xml:space="preserve">Outline the structure and key points you want to make</w:t>
      </w:r>
    </w:p>
    <w:p>
      <w:pPr>
        <w:pStyle w:val="Compact"/>
        <w:numPr>
          <w:ilvl w:val="0"/>
          <w:numId w:val="1215"/>
        </w:numPr>
      </w:pPr>
      <w:r>
        <w:t xml:space="preserve">Specify the evidence or data you want to include</w:t>
      </w:r>
    </w:p>
    <w:p>
      <w:pPr>
        <w:pStyle w:val="Compact"/>
        <w:numPr>
          <w:ilvl w:val="0"/>
          <w:numId w:val="1215"/>
        </w:numPr>
      </w:pPr>
      <w:r>
        <w:t xml:space="preserve">Describe the logic connecting your points</w:t>
      </w:r>
    </w:p>
    <w:p>
      <w:pPr>
        <w:pStyle w:val="Compact"/>
        <w:numPr>
          <w:ilvl w:val="0"/>
          <w:numId w:val="121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9"/>
    <w:bookmarkStart w:id="610"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6"/>
        </w:numPr>
      </w:pPr>
      <w:r>
        <w:t xml:space="preserve">Explicitly ask the AI to cite sources for any borrowed or adapted content</w:t>
      </w:r>
    </w:p>
    <w:p>
      <w:pPr>
        <w:pStyle w:val="Compact"/>
        <w:numPr>
          <w:ilvl w:val="0"/>
          <w:numId w:val="1216"/>
        </w:numPr>
      </w:pPr>
      <w:r>
        <w:t xml:space="preserve">Request that the AI indicate when it is drawing from specific works</w:t>
      </w:r>
    </w:p>
    <w:p>
      <w:pPr>
        <w:pStyle w:val="Compact"/>
        <w:numPr>
          <w:ilvl w:val="0"/>
          <w:numId w:val="1216"/>
        </w:numPr>
      </w:pPr>
      <w:r>
        <w:t xml:space="preserve">Verify that generated text includes proper citations</w:t>
      </w:r>
    </w:p>
    <w:p>
      <w:pPr>
        <w:pStyle w:val="Compact"/>
        <w:numPr>
          <w:ilvl w:val="0"/>
          <w:numId w:val="1216"/>
        </w:numPr>
      </w:pPr>
      <w:r>
        <w:t xml:space="preserve">Add citations yourself if the AI fails to provide them</w:t>
      </w:r>
    </w:p>
    <w:p>
      <w:pPr>
        <w:pStyle w:val="Compact"/>
        <w:numPr>
          <w:ilvl w:val="0"/>
          <w:numId w:val="121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10"/>
    <w:bookmarkStart w:id="613"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1">
        <w:r>
          <w:rPr>
            <w:rStyle w:val="Hyperlink"/>
          </w:rPr>
          <w:t xml:space="preserve">Issue #112</w:t>
        </w:r>
      </w:hyperlink>
      <w:r>
        <w:t xml:space="preserve"> </w:t>
      </w:r>
      <w:r>
        <w:t xml:space="preserve">and</w:t>
      </w:r>
      <w:r>
        <w:t xml:space="preserve"> </w:t>
      </w:r>
      <w:hyperlink r:id="rId612">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7"/>
        </w:numPr>
      </w:pPr>
      <w:r>
        <w:rPr>
          <w:b/>
          <w:bCs/>
        </w:rPr>
        <w:t xml:space="preserve">Detailed instructions</w:t>
      </w:r>
      <w:r>
        <w:t xml:space="preserve">: The guidance specified what content should be created and how it should be structured</w:t>
      </w:r>
    </w:p>
    <w:p>
      <w:pPr>
        <w:pStyle w:val="Compact"/>
        <w:numPr>
          <w:ilvl w:val="0"/>
          <w:numId w:val="1217"/>
        </w:numPr>
      </w:pPr>
      <w:r>
        <w:rPr>
          <w:b/>
          <w:bCs/>
        </w:rPr>
        <w:t xml:space="preserve">Transparent record</w:t>
      </w:r>
      <w:r>
        <w:t xml:space="preserve">: The development history shows what was human-directed versus AI-generated</w:t>
      </w:r>
    </w:p>
    <w:p>
      <w:pPr>
        <w:pStyle w:val="Compact"/>
        <w:numPr>
          <w:ilvl w:val="0"/>
          <w:numId w:val="121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3"/>
    <w:bookmarkStart w:id="614"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8"/>
        </w:numPr>
      </w:pPr>
      <w:r>
        <w:rPr>
          <w:b/>
          <w:bCs/>
        </w:rPr>
        <w:t xml:space="preserve">Maintain responsibility</w:t>
      </w:r>
      <w:r>
        <w:t xml:space="preserve">: You are accountable for all content, including AI-generated text</w:t>
      </w:r>
    </w:p>
    <w:p>
      <w:pPr>
        <w:pStyle w:val="Compact"/>
        <w:numPr>
          <w:ilvl w:val="0"/>
          <w:numId w:val="1218"/>
        </w:numPr>
      </w:pPr>
      <w:r>
        <w:rPr>
          <w:b/>
          <w:bCs/>
        </w:rPr>
        <w:t xml:space="preserve">Verify accuracy</w:t>
      </w:r>
      <w:r>
        <w:t xml:space="preserve">: Always fact-check AI-generated claims and citations</w:t>
      </w:r>
    </w:p>
    <w:p>
      <w:pPr>
        <w:pStyle w:val="Compact"/>
        <w:numPr>
          <w:ilvl w:val="0"/>
          <w:numId w:val="1218"/>
        </w:numPr>
      </w:pPr>
      <w:r>
        <w:rPr>
          <w:b/>
          <w:bCs/>
        </w:rPr>
        <w:t xml:space="preserve">Preserve your voice</w:t>
      </w:r>
      <w:r>
        <w:t xml:space="preserve">: Ensure the writing reflects your thinking and style, not just AI’s patterns</w:t>
      </w:r>
    </w:p>
    <w:p>
      <w:pPr>
        <w:pStyle w:val="Compact"/>
        <w:numPr>
          <w:ilvl w:val="0"/>
          <w:numId w:val="121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4"/>
    <w:bookmarkEnd w:id="615"/>
    <w:bookmarkStart w:id="727" w:name="coding-agents"/>
    <w:p>
      <w:pPr>
        <w:pStyle w:val="Heading2"/>
      </w:pPr>
      <w:r>
        <w:t xml:space="preserve">18.5 Coding Agents</w:t>
      </w:r>
    </w:p>
    <w:p>
      <w:pPr>
        <w:pStyle w:val="FirstParagraph"/>
      </w:pPr>
      <w:r>
        <w:t xml:space="preserve">We recommend working with</w:t>
      </w:r>
      <w:r>
        <w:t xml:space="preserve"> </w:t>
      </w:r>
      <w:hyperlink r:id="rId616">
        <w:r>
          <w:rPr>
            <w:rStyle w:val="Hyperlink"/>
            <w:b/>
            <w:bCs/>
          </w:rPr>
          <w:t xml:space="preserve">AI coding agents</w:t>
        </w:r>
      </w:hyperlink>
      <w:r>
        <w:t xml:space="preserve"> </w:t>
      </w:r>
      <w:r>
        <w:t xml:space="preserve">to</w:t>
      </w:r>
      <w:r>
        <w:t xml:space="preserve"> </w:t>
      </w:r>
      <w:hyperlink r:id="rId600">
        <w:r>
          <w:rPr>
            <w:rStyle w:val="Hyperlink"/>
          </w:rPr>
          <w:t xml:space="preserve">help you code</w:t>
        </w:r>
      </w:hyperlink>
      <w:r>
        <w:t xml:space="preserve">.</w:t>
      </w:r>
    </w:p>
    <w:bookmarkStart w:id="618" w:name="what-are-ai-coding-agents"/>
    <w:p>
      <w:pPr>
        <w:pStyle w:val="Heading3"/>
      </w:pPr>
      <w:r>
        <w:t xml:space="preserve">18.5.1 What are AI coding agents?</w:t>
      </w:r>
    </w:p>
    <w:p>
      <w:pPr>
        <w:pStyle w:val="FirstParagraph"/>
      </w:pPr>
      <w:r>
        <w:t xml:space="preserve">AI coding agents are</w:t>
      </w:r>
      <w:r>
        <w:t xml:space="preserve"> </w:t>
      </w:r>
      <w:hyperlink r:id="rId61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0"/>
        </w:numPr>
      </w:pPr>
      <w:r>
        <w:t xml:space="preserve">Reviewing the agent’s work</w:t>
      </w:r>
    </w:p>
    <w:p>
      <w:pPr>
        <w:pStyle w:val="Compact"/>
        <w:numPr>
          <w:ilvl w:val="0"/>
          <w:numId w:val="1220"/>
        </w:numPr>
      </w:pPr>
      <w:r>
        <w:t xml:space="preserve">Ensuring the solution meets requirements</w:t>
      </w:r>
    </w:p>
    <w:p>
      <w:pPr>
        <w:pStyle w:val="Compact"/>
        <w:numPr>
          <w:ilvl w:val="0"/>
          <w:numId w:val="1220"/>
        </w:numPr>
      </w:pPr>
      <w:r>
        <w:t xml:space="preserve">Verifying code quality and security</w:t>
      </w:r>
    </w:p>
    <w:p>
      <w:pPr>
        <w:pStyle w:val="Compact"/>
        <w:numPr>
          <w:ilvl w:val="0"/>
          <w:numId w:val="1220"/>
        </w:numPr>
      </w:pPr>
      <w:r>
        <w:t xml:space="preserve">Making the final decision to merge changes</w:t>
      </w:r>
    </w:p>
    <w:bookmarkEnd w:id="618"/>
    <w:bookmarkStart w:id="626"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9">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20">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1"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1"/>
    <w:bookmarkStart w:id="622"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2"/>
    <w:bookmarkStart w:id="623"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3"/>
    <w:bookmarkStart w:id="625"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4">
        <w:r>
          <w:rPr>
            <w:rStyle w:val="Hyperlink"/>
          </w:rPr>
          <w:t xml:space="preserve">“I Thought I Was in an AI Apocalypse. Then I Started Looking Closer.”</w:t>
        </w:r>
      </w:hyperlink>
    </w:p>
    <w:bookmarkEnd w:id="625"/>
    <w:bookmarkEnd w:id="626"/>
    <w:bookmarkStart w:id="643"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1"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7"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7"/>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40"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9" name="Picture"/>
                        <a:graphic>
                          <a:graphicData uri="http://schemas.openxmlformats.org/drawingml/2006/picture">
                            <pic:pic>
                              <pic:nvPicPr>
                                <pic:cNvPr descr="assets/images/The-Matrix-Neo-Flying.png" id="630" name="Picture"/>
                                <pic:cNvPicPr>
                                  <a:picLocks noChangeArrowheads="1" noChangeAspect="1"/>
                                </pic:cNvPicPr>
                              </pic:nvPicPr>
                              <pic:blipFill>
                                <a:blip r:embed="rId628"/>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2" name="Picture"/>
                        <a:graphic>
                          <a:graphicData uri="http://schemas.openxmlformats.org/drawingml/2006/picture">
                            <pic:pic>
                              <pic:nvPicPr>
                                <pic:cNvPr descr="assets/images/agent-smith-no-its-not-fair.jpg" id="633" name="Picture"/>
                                <pic:cNvPicPr>
                                  <a:picLocks noChangeArrowheads="1" noChangeAspect="1"/>
                                </pic:cNvPicPr>
                              </pic:nvPicPr>
                              <pic:blipFill>
                                <a:blip r:embed="rId631"/>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5" name="Picture"/>
                        <a:graphic>
                          <a:graphicData uri="http://schemas.openxmlformats.org/drawingml/2006/picture">
                            <pic:pic>
                              <pic:nvPicPr>
                                <pic:cNvPr descr="assets/images/sad-keanu.png" id="636" name="Picture"/>
                                <pic:cNvPicPr>
                                  <a:picLocks noChangeArrowheads="1" noChangeAspect="1"/>
                                </pic:cNvPicPr>
                              </pic:nvPicPr>
                              <pic:blipFill>
                                <a:blip r:embed="rId634"/>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8" name="Picture"/>
                        <a:graphic>
                          <a:graphicData uri="http://schemas.openxmlformats.org/drawingml/2006/picture">
                            <pic:pic>
                              <pic:nvPicPr>
                                <pic:cNvPr descr="assets/images/grinning-smith.png" id="639" name="Picture"/>
                                <pic:cNvPicPr>
                                  <a:picLocks noChangeArrowheads="1" noChangeAspect="1"/>
                                </pic:cNvPicPr>
                              </pic:nvPicPr>
                              <pic:blipFill>
                                <a:blip r:embed="rId637"/>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40"/>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3"/>
        </w:numPr>
      </w:pPr>
      <w:r>
        <w:t xml:space="preserve">Supervise and validate AI-generated code</w:t>
      </w:r>
    </w:p>
    <w:p>
      <w:pPr>
        <w:pStyle w:val="Compact"/>
        <w:numPr>
          <w:ilvl w:val="0"/>
          <w:numId w:val="1223"/>
        </w:numPr>
      </w:pPr>
      <w:r>
        <w:t xml:space="preserve">Handle edge cases that agents struggle with</w:t>
      </w:r>
    </w:p>
    <w:p>
      <w:pPr>
        <w:pStyle w:val="Compact"/>
        <w:numPr>
          <w:ilvl w:val="0"/>
          <w:numId w:val="1223"/>
        </w:numPr>
      </w:pPr>
      <w:r>
        <w:t xml:space="preserve">Make creative decisions about architecture and design</w:t>
      </w:r>
    </w:p>
    <w:p>
      <w:pPr>
        <w:pStyle w:val="Compact"/>
        <w:numPr>
          <w:ilvl w:val="0"/>
          <w:numId w:val="1223"/>
        </w:numPr>
      </w:pPr>
      <w:r>
        <w:t xml:space="preserve">Understand when agent suggestions are incorrect or suboptimal</w:t>
      </w:r>
    </w:p>
    <w:bookmarkEnd w:id="641"/>
    <w:bookmarkStart w:id="642"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2"/>
    <w:bookmarkEnd w:id="643"/>
    <w:bookmarkStart w:id="656"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4"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5"/>
        </w:numPr>
      </w:pPr>
      <w:r>
        <w:rPr>
          <w:b/>
          <w:bCs/>
        </w:rPr>
        <w:t xml:space="preserve">On GitHub.com</w:t>
      </w:r>
      <w:r>
        <w:t xml:space="preserve">:</w:t>
      </w:r>
      <w:r>
        <w:t xml:space="preserve"> </w:t>
      </w:r>
      <w:r>
        <w:t xml:space="preserve">Navigate to an issue and assign it to Copilot in the assignees section</w:t>
      </w:r>
    </w:p>
    <w:p>
      <w:pPr>
        <w:numPr>
          <w:ilvl w:val="0"/>
          <w:numId w:val="12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5"/>
        </w:numPr>
      </w:pPr>
      <w:r>
        <w:rPr>
          <w:b/>
          <w:bCs/>
        </w:rPr>
        <w:t xml:space="preserve">From Copilot Chat</w:t>
      </w:r>
      <w:r>
        <w:t xml:space="preserve">:</w:t>
      </w:r>
      <w:r>
        <w:t xml:space="preserve"> </w:t>
      </w:r>
      <w:r>
        <w:t xml:space="preserve">Delegate tasks to Copilot directly from the chat interface in supported editors</w:t>
      </w:r>
    </w:p>
    <w:bookmarkEnd w:id="644"/>
    <w:bookmarkStart w:id="645"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6"/>
        </w:numPr>
      </w:pPr>
      <w:r>
        <w:rPr>
          <w:b/>
          <w:bCs/>
        </w:rPr>
        <w:t xml:space="preserve">Planning</w:t>
      </w:r>
      <w:r>
        <w:t xml:space="preserve">:</w:t>
      </w:r>
      <w:r>
        <w:t xml:space="preserve"> </w:t>
      </w:r>
      <w:r>
        <w:t xml:space="preserve">Determines what changes are needed and creates a work plan</w:t>
      </w:r>
    </w:p>
    <w:p>
      <w:pPr>
        <w:numPr>
          <w:ilvl w:val="0"/>
          <w:numId w:val="12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5"/>
    <w:bookmarkStart w:id="648"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7"/>
        </w:numPr>
      </w:pPr>
      <w:r>
        <w:rPr>
          <w:b/>
          <w:bCs/>
        </w:rPr>
        <w:t xml:space="preserve">Issue created</w:t>
      </w:r>
      <w:r>
        <w:t xml:space="preserve">:</w:t>
      </w:r>
      <w:r>
        <w:t xml:space="preserve"> </w:t>
      </w:r>
      <w:hyperlink r:id="rId646">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7"/>
        </w:numPr>
      </w:pPr>
      <w:r>
        <w:rPr>
          <w:b/>
          <w:bCs/>
        </w:rPr>
        <w:t xml:space="preserve">Agent assigned</w:t>
      </w:r>
      <w:r>
        <w:t xml:space="preserve">: The issue was assigned to</w:t>
      </w:r>
      <w:r>
        <w:t xml:space="preserve"> </w:t>
      </w:r>
      <w:r>
        <w:rPr>
          <w:rStyle w:val="VerbatimChar"/>
        </w:rPr>
        <w:t xml:space="preserve">@copilot</w:t>
      </w:r>
    </w:p>
    <w:p>
      <w:pPr>
        <w:numPr>
          <w:ilvl w:val="0"/>
          <w:numId w:val="12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7"/>
        </w:numPr>
      </w:pPr>
      <w:r>
        <w:rPr>
          <w:b/>
          <w:bCs/>
        </w:rPr>
        <w:t xml:space="preserve">Pull request</w:t>
      </w:r>
      <w:r>
        <w:t xml:space="preserve">:</w:t>
      </w:r>
      <w:r>
        <w:t xml:space="preserve"> </w:t>
      </w:r>
      <w:hyperlink r:id="rId647">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8"/>
    <w:bookmarkStart w:id="649"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9"/>
        </w:numPr>
      </w:pPr>
      <w:r>
        <w:t xml:space="preserve">Need to be manually resolved</w:t>
      </w:r>
    </w:p>
    <w:p>
      <w:pPr>
        <w:pStyle w:val="Compact"/>
        <w:numPr>
          <w:ilvl w:val="0"/>
          <w:numId w:val="1229"/>
        </w:numPr>
      </w:pPr>
      <w:r>
        <w:t xml:space="preserve">May confuse both human and AI collaborators</w:t>
      </w:r>
    </w:p>
    <w:p>
      <w:pPr>
        <w:pStyle w:val="Compact"/>
        <w:numPr>
          <w:ilvl w:val="0"/>
          <w:numId w:val="12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9"/>
    <w:bookmarkStart w:id="650"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0"/>
        </w:numPr>
      </w:pPr>
      <w:r>
        <w:t xml:space="preserve">Use Copilot Chat in your editor to describe the changes you want</w:t>
      </w:r>
    </w:p>
    <w:p>
      <w:pPr>
        <w:pStyle w:val="Compact"/>
        <w:numPr>
          <w:ilvl w:val="0"/>
          <w:numId w:val="1230"/>
        </w:numPr>
      </w:pPr>
      <w:r>
        <w:t xml:space="preserve">The agent will analyze your request and create a pull request</w:t>
      </w:r>
    </w:p>
    <w:p>
      <w:pPr>
        <w:pStyle w:val="Compact"/>
        <w:numPr>
          <w:ilvl w:val="0"/>
          <w:numId w:val="1230"/>
        </w:numPr>
      </w:pPr>
      <w:r>
        <w:t xml:space="preserve">This is useful for quick fixes or well-defined tasks</w:t>
      </w:r>
    </w:p>
    <w:bookmarkEnd w:id="650"/>
    <w:bookmarkStart w:id="651" w:name="important-safeguards"/>
    <w:p>
      <w:pPr>
        <w:pStyle w:val="Heading4"/>
      </w:pPr>
      <w:r>
        <w:t xml:space="preserve">18.5.4.6 Important Safeguards</w:t>
      </w:r>
    </w:p>
    <w:p>
      <w:pPr>
        <w:pStyle w:val="Compact"/>
        <w:numPr>
          <w:ilvl w:val="0"/>
          <w:numId w:val="1231"/>
        </w:numPr>
      </w:pPr>
      <w:r>
        <w:rPr>
          <w:b/>
          <w:bCs/>
        </w:rPr>
        <w:t xml:space="preserve">Human approval required</w:t>
      </w:r>
      <w:r>
        <w:t xml:space="preserve">:</w:t>
      </w:r>
      <w:r>
        <w:t xml:space="preserve"> </w:t>
      </w:r>
      <w:r>
        <w:t xml:space="preserve">Coding agents cannot merge their own changes</w:t>
      </w:r>
    </w:p>
    <w:p>
      <w:pPr>
        <w:pStyle w:val="Compact"/>
        <w:numPr>
          <w:ilvl w:val="0"/>
          <w:numId w:val="12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1"/>
        </w:numPr>
      </w:pPr>
      <w:r>
        <w:rPr>
          <w:b/>
          <w:bCs/>
        </w:rPr>
        <w:t xml:space="preserve">Full transparency</w:t>
      </w:r>
      <w:r>
        <w:t xml:space="preserve">:</w:t>
      </w:r>
      <w:r>
        <w:t xml:space="preserve"> </w:t>
      </w:r>
      <w:r>
        <w:t xml:space="preserve">All agent actions are logged and visible in the PR</w:t>
      </w:r>
    </w:p>
    <w:bookmarkEnd w:id="651"/>
    <w:bookmarkStart w:id="655"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3"/>
        </w:numPr>
      </w:pPr>
      <w:hyperlink r:id="rId652">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3"/>
        </w:numPr>
      </w:pPr>
      <w:hyperlink r:id="rId653">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4">
        <w:r>
          <w:rPr>
            <w:rStyle w:val="Hyperlink"/>
          </w:rPr>
          <w:t xml:space="preserve">GitHub Copilot coding agent documentation</w:t>
        </w:r>
      </w:hyperlink>
      <w:r>
        <w:t xml:space="preserve">.</w:t>
      </w:r>
    </w:p>
    <w:bookmarkEnd w:id="655"/>
    <w:bookmarkEnd w:id="656"/>
    <w:bookmarkStart w:id="659"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7"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4"/>
        </w:numPr>
      </w:pPr>
      <w:r>
        <w:t xml:space="preserve">“tidy up [file, function, module, whole project]”</w:t>
      </w:r>
    </w:p>
    <w:p>
      <w:pPr>
        <w:pStyle w:val="Compact"/>
        <w:numPr>
          <w:ilvl w:val="0"/>
          <w:numId w:val="1234"/>
        </w:numPr>
      </w:pPr>
      <w:r>
        <w:t xml:space="preserve">Useful for improving code organization, consistency, and readability</w:t>
      </w:r>
    </w:p>
    <w:p>
      <w:pPr>
        <w:pStyle w:val="Compact"/>
        <w:numPr>
          <w:ilvl w:val="0"/>
          <w:numId w:val="12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5"/>
        </w:numPr>
      </w:pPr>
      <w:r>
        <w:t xml:space="preserve">“address failing workflows”</w:t>
      </w:r>
    </w:p>
    <w:p>
      <w:pPr>
        <w:pStyle w:val="Compact"/>
        <w:numPr>
          <w:ilvl w:val="0"/>
          <w:numId w:val="1235"/>
        </w:numPr>
      </w:pPr>
      <w:r>
        <w:t xml:space="preserve">Helps fix continuous integration (CI) failures, build errors, or test failures</w:t>
      </w:r>
    </w:p>
    <w:p>
      <w:pPr>
        <w:pStyle w:val="Compact"/>
        <w:numPr>
          <w:ilvl w:val="0"/>
          <w:numId w:val="12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6"/>
        </w:numPr>
      </w:pPr>
      <w:r>
        <w:t xml:space="preserve">“decompose [function, quarto-file, etc]”</w:t>
      </w:r>
    </w:p>
    <w:p>
      <w:pPr>
        <w:pStyle w:val="Compact"/>
        <w:numPr>
          <w:ilvl w:val="0"/>
          <w:numId w:val="1236"/>
        </w:numPr>
      </w:pPr>
      <w:r>
        <w:t xml:space="preserve">Breaks down large or complex code into smaller, more manageable pieces</w:t>
      </w:r>
    </w:p>
    <w:p>
      <w:pPr>
        <w:pStyle w:val="Compact"/>
        <w:numPr>
          <w:ilvl w:val="0"/>
          <w:numId w:val="12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7"/>
        </w:numPr>
      </w:pPr>
      <w:r>
        <w:t xml:space="preserve">“update [links, content, etc]”</w:t>
      </w:r>
    </w:p>
    <w:p>
      <w:pPr>
        <w:pStyle w:val="Compact"/>
        <w:numPr>
          <w:ilvl w:val="0"/>
          <w:numId w:val="1237"/>
        </w:numPr>
      </w:pPr>
      <w:r>
        <w:t xml:space="preserve">Refreshes outdated information, fixes broken links, or modernizes code</w:t>
      </w:r>
    </w:p>
    <w:p>
      <w:pPr>
        <w:pStyle w:val="Compact"/>
        <w:numPr>
          <w:ilvl w:val="0"/>
          <w:numId w:val="12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8"/>
        </w:numPr>
      </w:pPr>
      <w:r>
        <w:t xml:space="preserve">“expand [a section in a document]”</w:t>
      </w:r>
    </w:p>
    <w:p>
      <w:pPr>
        <w:pStyle w:val="Compact"/>
        <w:numPr>
          <w:ilvl w:val="0"/>
          <w:numId w:val="1238"/>
        </w:numPr>
      </w:pPr>
      <w:r>
        <w:t xml:space="preserve">Adds more detail, examples, or explanation to existing content</w:t>
      </w:r>
    </w:p>
    <w:p>
      <w:pPr>
        <w:pStyle w:val="Compact"/>
        <w:numPr>
          <w:ilvl w:val="0"/>
          <w:numId w:val="12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9"/>
        </w:numPr>
      </w:pPr>
      <w:r>
        <w:t xml:space="preserve">“condense [a section in a document]”</w:t>
      </w:r>
    </w:p>
    <w:p>
      <w:pPr>
        <w:pStyle w:val="Compact"/>
        <w:numPr>
          <w:ilvl w:val="0"/>
          <w:numId w:val="1239"/>
        </w:numPr>
      </w:pPr>
      <w:r>
        <w:t xml:space="preserve">Reduces verbosity while preserving essential information</w:t>
      </w:r>
    </w:p>
    <w:p>
      <w:pPr>
        <w:pStyle w:val="Compact"/>
        <w:numPr>
          <w:ilvl w:val="0"/>
          <w:numId w:val="12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0"/>
        </w:numPr>
      </w:pPr>
      <w:r>
        <w:t xml:space="preserve">“clarify [a section in a document]”</w:t>
      </w:r>
    </w:p>
    <w:p>
      <w:pPr>
        <w:pStyle w:val="Compact"/>
        <w:numPr>
          <w:ilvl w:val="0"/>
          <w:numId w:val="1240"/>
        </w:numPr>
      </w:pPr>
      <w:r>
        <w:t xml:space="preserve">Improves clarity, removes ambiguity, or simplifies complex explanations</w:t>
      </w:r>
    </w:p>
    <w:p>
      <w:pPr>
        <w:pStyle w:val="Compact"/>
        <w:numPr>
          <w:ilvl w:val="0"/>
          <w:numId w:val="1240"/>
        </w:numPr>
      </w:pPr>
      <w:r>
        <w:t xml:space="preserve">Example:</w:t>
      </w:r>
      <w:r>
        <w:t xml:space="preserve"> </w:t>
      </w:r>
      <w:r>
        <w:t xml:space="preserve">“clarify the explanation of the analysis workflow”</w:t>
      </w:r>
    </w:p>
    <w:bookmarkEnd w:id="657"/>
    <w:bookmarkStart w:id="658" w:name="tips-for-effective-prompts"/>
    <w:p>
      <w:pPr>
        <w:pStyle w:val="Heading4"/>
      </w:pPr>
      <w:r>
        <w:t xml:space="preserve">18.5.5.2 Tips for Effective Prompts</w:t>
      </w:r>
    </w:p>
    <w:p>
      <w:pPr>
        <w:pStyle w:val="Compact"/>
        <w:numPr>
          <w:ilvl w:val="0"/>
          <w:numId w:val="1241"/>
        </w:numPr>
      </w:pPr>
      <w:r>
        <w:rPr>
          <w:b/>
          <w:bCs/>
        </w:rPr>
        <w:t xml:space="preserve">Be specific</w:t>
      </w:r>
      <w:r>
        <w:t xml:space="preserve">: Include file names, function names, or specific sections when possible</w:t>
      </w:r>
    </w:p>
    <w:p>
      <w:pPr>
        <w:pStyle w:val="Compact"/>
        <w:numPr>
          <w:ilvl w:val="0"/>
          <w:numId w:val="1241"/>
        </w:numPr>
      </w:pPr>
      <w:r>
        <w:rPr>
          <w:b/>
          <w:bCs/>
        </w:rPr>
        <w:t xml:space="preserve">Provide context</w:t>
      </w:r>
      <w:r>
        <w:t xml:space="preserve">: Explain what you want to achieve and why</w:t>
      </w:r>
    </w:p>
    <w:p>
      <w:pPr>
        <w:pStyle w:val="Compact"/>
        <w:numPr>
          <w:ilvl w:val="0"/>
          <w:numId w:val="1241"/>
        </w:numPr>
      </w:pPr>
      <w:r>
        <w:rPr>
          <w:b/>
          <w:bCs/>
        </w:rPr>
        <w:t xml:space="preserve">Set boundaries</w:t>
      </w:r>
      <w:r>
        <w:t xml:space="preserve">: Specify what should or shouldn’t change</w:t>
      </w:r>
    </w:p>
    <w:p>
      <w:pPr>
        <w:pStyle w:val="Compact"/>
        <w:numPr>
          <w:ilvl w:val="0"/>
          <w:numId w:val="1241"/>
        </w:numPr>
      </w:pPr>
      <w:r>
        <w:rPr>
          <w:b/>
          <w:bCs/>
        </w:rPr>
        <w:t xml:space="preserve">Request validation</w:t>
      </w:r>
      <w:r>
        <w:t xml:space="preserve">: Ask the agent to test or verify its changes when appropriate</w:t>
      </w:r>
    </w:p>
    <w:bookmarkEnd w:id="658"/>
    <w:bookmarkEnd w:id="659"/>
    <w:bookmarkStart w:id="666"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60"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2"/>
        </w:numPr>
      </w:pPr>
      <w:r>
        <w:t xml:space="preserve">“fix the code issues found by the failing workflows”</w:t>
      </w:r>
    </w:p>
    <w:p>
      <w:pPr>
        <w:pStyle w:val="Compact"/>
        <w:numPr>
          <w:ilvl w:val="0"/>
          <w:numId w:val="1242"/>
        </w:numPr>
      </w:pPr>
      <w:r>
        <w:t xml:space="preserve">“address the linting errors reported in the GitHub Actions checks”</w:t>
      </w:r>
    </w:p>
    <w:p>
      <w:pPr>
        <w:pStyle w:val="Compact"/>
        <w:numPr>
          <w:ilvl w:val="0"/>
          <w:numId w:val="1242"/>
        </w:numPr>
      </w:pPr>
      <w:r>
        <w:t xml:space="preserve">“fix the test failures in the CI pipeline”</w:t>
      </w:r>
    </w:p>
    <w:p>
      <w:pPr>
        <w:pStyle w:val="Compact"/>
        <w:numPr>
          <w:ilvl w:val="0"/>
          <w:numId w:val="12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60"/>
    <w:bookmarkStart w:id="663"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3"/>
        </w:numPr>
      </w:pPr>
      <w:r>
        <w:t xml:space="preserve">“fix the syntax error in the GitHub Actions workflow file at line X”</w:t>
      </w:r>
    </w:p>
    <w:p>
      <w:pPr>
        <w:pStyle w:val="Compact"/>
        <w:numPr>
          <w:ilvl w:val="0"/>
          <w:numId w:val="1243"/>
        </w:numPr>
      </w:pPr>
      <w:r>
        <w:t xml:space="preserve">“update the workflow to use the latest version of action Y”</w:t>
      </w:r>
    </w:p>
    <w:p>
      <w:pPr>
        <w:pStyle w:val="Compact"/>
        <w:numPr>
          <w:ilvl w:val="0"/>
          <w:numId w:val="12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1" name="Picture"/>
                  <a:graphic>
                    <a:graphicData uri="http://schemas.openxmlformats.org/drawingml/2006/picture">
                      <pic:pic>
                        <pic:nvPicPr>
                          <pic:cNvPr descr="/opt/quarto/share/formats/docx/warning.png" id="662" name="Picture"/>
                          <pic:cNvPicPr>
                            <a:picLocks noChangeArrowheads="1" noChangeAspect="1"/>
                          </pic:cNvPicPr>
                        </pic:nvPicPr>
                        <pic:blipFill>
                          <a:blip r:embed="rId4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4"/>
              </w:numPr>
            </w:pPr>
            <w:r>
              <w:rPr>
                <w:b/>
                <w:bCs/>
              </w:rPr>
              <w:t xml:space="preserve">Review every line</w:t>
            </w:r>
            <w:r>
              <w:t xml:space="preserve"> </w:t>
            </w:r>
            <w:r>
              <w:t xml:space="preserve">of the proposed changes</w:t>
            </w:r>
          </w:p>
          <w:p>
            <w:pPr>
              <w:pStyle w:val="Compact"/>
              <w:numPr>
                <w:ilvl w:val="0"/>
                <w:numId w:val="1244"/>
              </w:numPr>
            </w:pPr>
            <w:r>
              <w:rPr>
                <w:b/>
                <w:bCs/>
              </w:rPr>
              <w:t xml:space="preserve">Verify</w:t>
            </w:r>
            <w:r>
              <w:t xml:space="preserve"> </w:t>
            </w:r>
            <w:r>
              <w:t xml:space="preserve">the changes only address the specific issue</w:t>
            </w:r>
          </w:p>
          <w:p>
            <w:pPr>
              <w:pStyle w:val="Compact"/>
              <w:numPr>
                <w:ilvl w:val="0"/>
                <w:numId w:val="1244"/>
              </w:numPr>
            </w:pPr>
            <w:r>
              <w:rPr>
                <w:b/>
                <w:bCs/>
              </w:rPr>
              <w:t xml:space="preserve">Check</w:t>
            </w:r>
            <w:r>
              <w:t xml:space="preserve"> </w:t>
            </w:r>
            <w:r>
              <w:t xml:space="preserve">that no new secret access or command execution has been added</w:t>
            </w:r>
          </w:p>
          <w:p>
            <w:pPr>
              <w:pStyle w:val="Compact"/>
              <w:numPr>
                <w:ilvl w:val="0"/>
                <w:numId w:val="12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3"/>
    <w:bookmarkStart w:id="664"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5"/>
        </w:numPr>
      </w:pPr>
      <w:r>
        <w:rPr>
          <w:b/>
          <w:bCs/>
        </w:rPr>
        <w:t xml:space="preserve">First, examine the workflow logs</w:t>
      </w:r>
      <w:r>
        <w:t xml:space="preserve">:</w:t>
      </w:r>
    </w:p>
    <w:p>
      <w:pPr>
        <w:pStyle w:val="Compact"/>
        <w:numPr>
          <w:ilvl w:val="1"/>
          <w:numId w:val="1246"/>
        </w:numPr>
      </w:pPr>
      <w:r>
        <w:t xml:space="preserve">Look at the error messages in the GitHub Actions tab</w:t>
      </w:r>
    </w:p>
    <w:p>
      <w:pPr>
        <w:pStyle w:val="Compact"/>
        <w:numPr>
          <w:ilvl w:val="1"/>
          <w:numId w:val="1246"/>
        </w:numPr>
      </w:pPr>
      <w:r>
        <w:t xml:space="preserve">Identify whether the error is in your code or the workflow itself</w:t>
      </w:r>
    </w:p>
    <w:p>
      <w:pPr>
        <w:pStyle w:val="Compact"/>
        <w:numPr>
          <w:ilvl w:val="1"/>
          <w:numId w:val="1246"/>
        </w:numPr>
      </w:pPr>
      <w:r>
        <w:t xml:space="preserve">Common code issues: test failures, linting errors, compilation errors</w:t>
      </w:r>
    </w:p>
    <w:p>
      <w:pPr>
        <w:pStyle w:val="Compact"/>
        <w:numPr>
          <w:ilvl w:val="1"/>
          <w:numId w:val="1246"/>
        </w:numPr>
      </w:pPr>
      <w:r>
        <w:t xml:space="preserve">Common workflow issues: YAML syntax errors, missing actions, permission errors</w:t>
      </w:r>
    </w:p>
    <w:p>
      <w:pPr>
        <w:pStyle w:val="Compact"/>
        <w:numPr>
          <w:ilvl w:val="0"/>
          <w:numId w:val="1245"/>
        </w:numPr>
      </w:pPr>
      <w:r>
        <w:rPr>
          <w:b/>
          <w:bCs/>
        </w:rPr>
        <w:t xml:space="preserve">Use a diagnostic prompt</w:t>
      </w:r>
      <w:r>
        <w:t xml:space="preserve">:</w:t>
      </w:r>
    </w:p>
    <w:p>
      <w:pPr>
        <w:pStyle w:val="Compact"/>
        <w:numPr>
          <w:ilvl w:val="1"/>
          <w:numId w:val="1247"/>
        </w:numPr>
      </w:pPr>
      <w:r>
        <w:t xml:space="preserve">“examine the failing workflow logs and identify whether the issue is in the code or the workflow configuration”</w:t>
      </w:r>
    </w:p>
    <w:p>
      <w:pPr>
        <w:pStyle w:val="Compact"/>
        <w:numPr>
          <w:ilvl w:val="1"/>
          <w:numId w:val="1247"/>
        </w:numPr>
      </w:pPr>
      <w:r>
        <w:t xml:space="preserve">“diagnose the root cause of the workflow failure”</w:t>
      </w:r>
    </w:p>
    <w:p>
      <w:pPr>
        <w:pStyle w:val="Compact"/>
        <w:numPr>
          <w:ilvl w:val="0"/>
          <w:numId w:val="12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4"/>
    <w:bookmarkStart w:id="665" w:name="additional-resources-3"/>
    <w:p>
      <w:pPr>
        <w:pStyle w:val="Heading4"/>
      </w:pPr>
      <w:r>
        <w:t xml:space="preserve">18.5.6.4 Additional Resources</w:t>
      </w:r>
    </w:p>
    <w:p>
      <w:pPr>
        <w:pStyle w:val="Compact"/>
        <w:numPr>
          <w:ilvl w:val="0"/>
          <w:numId w:val="124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8"/>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8"/>
        </w:numPr>
      </w:pPr>
      <w:r>
        <w:t xml:space="preserve">See the</w:t>
      </w:r>
      <w:r>
        <w:t xml:space="preserve"> </w:t>
      </w:r>
      <w:hyperlink r:id="rId508">
        <w:r>
          <w:rPr>
            <w:rStyle w:val="Hyperlink"/>
          </w:rPr>
          <w:t xml:space="preserve">GitHub Actions documentation</w:t>
        </w:r>
      </w:hyperlink>
      <w:r>
        <w:t xml:space="preserve"> </w:t>
      </w:r>
      <w:r>
        <w:t xml:space="preserve">for workflow syntax and troubleshooting</w:t>
      </w:r>
    </w:p>
    <w:bookmarkEnd w:id="665"/>
    <w:bookmarkEnd w:id="666"/>
    <w:bookmarkStart w:id="672"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0"/>
        </w:numPr>
      </w:pPr>
      <w:r>
        <w:rPr>
          <w:b/>
          <w:bCs/>
        </w:rPr>
        <w:t xml:space="preserve">Subtle bugs</w:t>
      </w:r>
      <w:r>
        <w:t xml:space="preserve">:</w:t>
      </w:r>
      <w:r>
        <w:t xml:space="preserve"> </w:t>
      </w:r>
      <w:r>
        <w:t xml:space="preserve">AI-generated code may contain logic errors that are not immediately obvious</w:t>
      </w:r>
    </w:p>
    <w:p>
      <w:pPr>
        <w:numPr>
          <w:ilvl w:val="0"/>
          <w:numId w:val="12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1" w:name="further-readingviewing"/>
    <w:p>
      <w:pPr>
        <w:pStyle w:val="Heading4"/>
      </w:pPr>
      <w:r>
        <w:t xml:space="preserve">18.5.7.1 Further reading/viewing</w:t>
      </w:r>
    </w:p>
    <w:p>
      <w:pPr>
        <w:pStyle w:val="Compact"/>
        <w:numPr>
          <w:ilvl w:val="0"/>
          <w:numId w:val="1251"/>
        </w:numPr>
      </w:pPr>
      <w:r>
        <w:rPr>
          <w:i/>
          <w:iCs/>
        </w:rPr>
        <w:t xml:space="preserve">I Robot</w:t>
      </w:r>
      <w:r>
        <w:t xml:space="preserve"> </w:t>
      </w:r>
      <w:r>
        <w:t xml:space="preserve">(Asimov 1950)</w:t>
      </w:r>
    </w:p>
    <w:p>
      <w:pPr>
        <w:pStyle w:val="Compact"/>
        <w:numPr>
          <w:ilvl w:val="0"/>
          <w:numId w:val="1251"/>
        </w:numPr>
      </w:pPr>
      <w:r>
        <w:rPr>
          <w:i/>
          <w:iCs/>
        </w:rPr>
        <w:t xml:space="preserve">Dune</w:t>
      </w:r>
      <w:r>
        <w:t xml:space="preserve"> </w:t>
      </w:r>
      <w:r>
        <w:t xml:space="preserve">(Herbert 1965)</w:t>
      </w:r>
    </w:p>
    <w:p>
      <w:pPr>
        <w:pStyle w:val="Compact"/>
        <w:numPr>
          <w:ilvl w:val="0"/>
          <w:numId w:val="1251"/>
        </w:numPr>
      </w:pPr>
      <w:r>
        <w:rPr>
          <w:i/>
          <w:iCs/>
        </w:rPr>
        <w:t xml:space="preserve">2001</w:t>
      </w:r>
      <w:r>
        <w:t xml:space="preserve"> </w:t>
      </w:r>
      <w:r>
        <w:t xml:space="preserve">(1968)</w:t>
      </w:r>
    </w:p>
    <w:p>
      <w:pPr>
        <w:pStyle w:val="Compact"/>
        <w:numPr>
          <w:ilvl w:val="0"/>
          <w:numId w:val="1251"/>
        </w:numPr>
      </w:pPr>
      <w:r>
        <w:rPr>
          <w:i/>
          <w:iCs/>
        </w:rPr>
        <w:t xml:space="preserve">Terminator 3</w:t>
      </w:r>
      <w:r>
        <w:t xml:space="preserve"> </w:t>
      </w:r>
      <w:r>
        <w:t xml:space="preserve">(2003)</w:t>
      </w:r>
    </w:p>
    <w:p>
      <w:pPr>
        <w:pStyle w:val="Compact"/>
        <w:numPr>
          <w:ilvl w:val="0"/>
          <w:numId w:val="1251"/>
        </w:numPr>
      </w:pPr>
      <w:r>
        <w:rPr>
          <w:i/>
          <w:iCs/>
        </w:rPr>
        <w:t xml:space="preserve">The Matrix</w:t>
      </w:r>
      <w:r>
        <w:t xml:space="preserve"> </w:t>
      </w:r>
      <w:r>
        <w:t xml:space="preserve">(1999)</w:t>
      </w:r>
    </w:p>
    <w:p>
      <w:pPr>
        <w:pStyle w:val="Compact"/>
        <w:numPr>
          <w:ilvl w:val="0"/>
          <w:numId w:val="1251"/>
        </w:numPr>
      </w:pPr>
      <w:r>
        <w:rPr>
          <w:i/>
          <w:iCs/>
        </w:rPr>
        <w:t xml:space="preserve">Blade Runner</w:t>
      </w:r>
      <w:r>
        <w:t xml:space="preserve"> </w:t>
      </w:r>
      <w:r>
        <w:t xml:space="preserve">(1982)</w:t>
      </w:r>
    </w:p>
    <w:p>
      <w:pPr>
        <w:pStyle w:val="Compact"/>
        <w:numPr>
          <w:ilvl w:val="0"/>
          <w:numId w:val="1251"/>
        </w:numPr>
      </w:pPr>
      <w:r>
        <w:rPr>
          <w:i/>
          <w:iCs/>
        </w:rPr>
        <w:t xml:space="preserve">WarGames</w:t>
      </w:r>
      <w:r>
        <w:t xml:space="preserve"> </w:t>
      </w:r>
      <w:r>
        <w:t xml:space="preserve">(1983)</w:t>
      </w:r>
    </w:p>
    <w:p>
      <w:pPr>
        <w:pStyle w:val="Compact"/>
        <w:numPr>
          <w:ilvl w:val="0"/>
          <w:numId w:val="125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1"/>
        </w:numPr>
      </w:pPr>
      <w:r>
        <w:rPr>
          <w:i/>
          <w:iCs/>
        </w:rPr>
        <w:t xml:space="preserve">Ender’s Game</w:t>
      </w:r>
      <w:r>
        <w:t xml:space="preserve"> </w:t>
      </w:r>
      <w:r>
        <w:t xml:space="preserve">(Card 1985)</w:t>
      </w:r>
    </w:p>
    <w:p>
      <w:pPr>
        <w:pStyle w:val="Compact"/>
        <w:numPr>
          <w:ilvl w:val="0"/>
          <w:numId w:val="12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8" name="Picture"/>
            <a:graphic>
              <a:graphicData uri="http://schemas.openxmlformats.org/drawingml/2006/picture">
                <pic:pic>
                  <pic:nvPicPr>
                    <pic:cNvPr descr="assets/images/matrix-agents.png" id="669" name="Picture"/>
                    <pic:cNvPicPr>
                      <a:picLocks noChangeArrowheads="1" noChangeAspect="1"/>
                    </pic:cNvPicPr>
                  </pic:nvPicPr>
                  <pic:blipFill>
                    <a:blip r:embed="rId667"/>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70">
        <w:r>
          <w:rPr>
            <w:rStyle w:val="Hyperlink"/>
          </w:rPr>
          <w:t xml:space="preserve">Agents</w:t>
        </w:r>
      </w:hyperlink>
    </w:p>
    <w:bookmarkEnd w:id="671"/>
    <w:bookmarkEnd w:id="672"/>
    <w:bookmarkStart w:id="678"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5">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warning.png" id="677" name="Picture"/>
                          <pic:cNvPicPr>
                            <a:picLocks noChangeArrowheads="1" noChangeAspect="1"/>
                          </pic:cNvPicPr>
                        </pic:nvPicPr>
                        <pic:blipFill>
                          <a:blip r:embed="rId4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3"/>
              </w:numPr>
            </w:pPr>
            <w:r>
              <w:t xml:space="preserve">Access secrets and credentials</w:t>
            </w:r>
          </w:p>
          <w:p>
            <w:pPr>
              <w:pStyle w:val="Compact"/>
              <w:numPr>
                <w:ilvl w:val="0"/>
                <w:numId w:val="1253"/>
              </w:numPr>
            </w:pPr>
            <w:r>
              <w:t xml:space="preserve">Deploy code to production</w:t>
            </w:r>
          </w:p>
          <w:p>
            <w:pPr>
              <w:pStyle w:val="Compact"/>
              <w:numPr>
                <w:ilvl w:val="0"/>
                <w:numId w:val="12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8"/>
    <w:bookmarkStart w:id="688"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80"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4"/>
        </w:numPr>
      </w:pPr>
      <w:r>
        <w:t xml:space="preserve">Data exfiltration</w:t>
      </w:r>
    </w:p>
    <w:p>
      <w:pPr>
        <w:pStyle w:val="Compact"/>
        <w:numPr>
          <w:ilvl w:val="0"/>
          <w:numId w:val="1254"/>
        </w:numPr>
      </w:pPr>
      <w:r>
        <w:t xml:space="preserve">Accidental leaks of sensitive information</w:t>
      </w:r>
    </w:p>
    <w:p>
      <w:pPr>
        <w:pStyle w:val="Compact"/>
        <w:numPr>
          <w:ilvl w:val="0"/>
          <w:numId w:val="1254"/>
        </w:numPr>
      </w:pPr>
      <w:r>
        <w:t xml:space="preserve">Execution of malicious instructions</w:t>
      </w:r>
    </w:p>
    <w:p>
      <w:pPr>
        <w:pStyle w:val="FirstParagraph"/>
      </w:pPr>
      <w:r>
        <w:t xml:space="preserve">By default, the agent’s firewall allows access to:</w:t>
      </w:r>
    </w:p>
    <w:p>
      <w:pPr>
        <w:pStyle w:val="Compact"/>
        <w:numPr>
          <w:ilvl w:val="0"/>
          <w:numId w:val="1255"/>
        </w:numPr>
      </w:pPr>
      <w:r>
        <w:t xml:space="preserve">Common OS package repositories (Debian, Ubuntu, Red Hat, etc.)</w:t>
      </w:r>
    </w:p>
    <w:p>
      <w:pPr>
        <w:pStyle w:val="Compact"/>
        <w:numPr>
          <w:ilvl w:val="0"/>
          <w:numId w:val="1255"/>
        </w:numPr>
      </w:pPr>
      <w:r>
        <w:t xml:space="preserve">Popular container registries (Docker Hub, Azure Container Registry, AWS ECR, etc.)</w:t>
      </w:r>
    </w:p>
    <w:p>
      <w:pPr>
        <w:pStyle w:val="Compact"/>
        <w:numPr>
          <w:ilvl w:val="0"/>
          <w:numId w:val="1255"/>
        </w:numPr>
      </w:pPr>
      <w:r>
        <w:t xml:space="preserve">Language-specific package registries (npm, PyPI, Maven, RubyGems, etc.)</w:t>
      </w:r>
    </w:p>
    <w:p>
      <w:pPr>
        <w:pStyle w:val="Compact"/>
        <w:numPr>
          <w:ilvl w:val="0"/>
          <w:numId w:val="12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9">
        <w:r>
          <w:rPr>
            <w:rStyle w:val="Hyperlink"/>
          </w:rPr>
          <w:t xml:space="preserve">Copilot allowlist reference</w:t>
        </w:r>
      </w:hyperlink>
      <w:r>
        <w:t xml:space="preserve">.</w:t>
      </w:r>
    </w:p>
    <w:bookmarkEnd w:id="680"/>
    <w:bookmarkStart w:id="682"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6"/>
        </w:numPr>
      </w:pPr>
      <w:r>
        <w:t xml:space="preserve">Add custom hosts to the allowlist (for internal dependencies or additional registries)</w:t>
      </w:r>
    </w:p>
    <w:p>
      <w:pPr>
        <w:pStyle w:val="Compact"/>
        <w:numPr>
          <w:ilvl w:val="0"/>
          <w:numId w:val="1256"/>
        </w:numPr>
      </w:pPr>
      <w:r>
        <w:t xml:space="preserve">Opt out of the default recommended allowlist for stricter security</w:t>
      </w:r>
    </w:p>
    <w:p>
      <w:pPr>
        <w:pStyle w:val="Compact"/>
        <w:numPr>
          <w:ilvl w:val="0"/>
          <w:numId w:val="12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1">
        <w:r>
          <w:rPr>
            <w:rStyle w:val="Hyperlink"/>
          </w:rPr>
          <w:t xml:space="preserve">Customizing or disabling the firewall for GitHub Copilot coding agent</w:t>
        </w:r>
      </w:hyperlink>
      <w:r>
        <w:t xml:space="preserve">.</w:t>
      </w:r>
    </w:p>
    <w:bookmarkEnd w:id="682"/>
    <w:bookmarkStart w:id="687"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8"/>
        </w:numPr>
      </w:pPr>
      <w:r>
        <w:rPr>
          <w:rStyle w:val="VerbatimChar"/>
        </w:rPr>
        <w:t xml:space="preserve">cran.r-project.org</w:t>
      </w:r>
      <w:r>
        <w:t xml:space="preserve"> </w:t>
      </w:r>
      <w:r>
        <w:t xml:space="preserve">- The Comprehensive R Archive Network</w:t>
      </w:r>
    </w:p>
    <w:p>
      <w:pPr>
        <w:pStyle w:val="Compact"/>
        <w:numPr>
          <w:ilvl w:val="0"/>
          <w:numId w:val="1258"/>
        </w:numPr>
      </w:pPr>
      <w:r>
        <w:rPr>
          <w:rStyle w:val="VerbatimChar"/>
        </w:rPr>
        <w:t xml:space="preserve">cloud.r-project.org</w:t>
      </w:r>
      <w:r>
        <w:t xml:space="preserve"> </w:t>
      </w:r>
      <w:r>
        <w:t xml:space="preserve">- CRAN mirror (cloud-based)</w:t>
      </w:r>
    </w:p>
    <w:p>
      <w:pPr>
        <w:pStyle w:val="Compact"/>
        <w:numPr>
          <w:ilvl w:val="0"/>
          <w:numId w:val="12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0"/>
        </w:numPr>
      </w:pPr>
      <w:r>
        <w:rPr>
          <w:rStyle w:val="VerbatimChar"/>
        </w:rPr>
        <w:t xml:space="preserve">en.wikipedia.org</w:t>
      </w:r>
      <w:r>
        <w:t xml:space="preserve"> </w:t>
      </w:r>
      <w:r>
        <w:t xml:space="preserve">- General reference and technical documentation</w:t>
      </w:r>
    </w:p>
    <w:p>
      <w:pPr>
        <w:pStyle w:val="Compact"/>
        <w:numPr>
          <w:ilvl w:val="0"/>
          <w:numId w:val="1260"/>
        </w:numPr>
      </w:pPr>
      <w:r>
        <w:rPr>
          <w:rStyle w:val="VerbatimChar"/>
        </w:rPr>
        <w:t xml:space="preserve">r-project.org</w:t>
      </w:r>
      <w:r>
        <w:t xml:space="preserve"> </w:t>
      </w:r>
      <w:r>
        <w:t xml:space="preserve">- Official R project website</w:t>
      </w:r>
    </w:p>
    <w:p>
      <w:pPr>
        <w:pStyle w:val="Compact"/>
        <w:numPr>
          <w:ilvl w:val="0"/>
          <w:numId w:val="1260"/>
        </w:numPr>
      </w:pPr>
      <w:r>
        <w:rPr>
          <w:rStyle w:val="VerbatimChar"/>
        </w:rPr>
        <w:t xml:space="preserve">quarto.org</w:t>
      </w:r>
      <w:r>
        <w:t xml:space="preserve"> </w:t>
      </w:r>
      <w:r>
        <w:t xml:space="preserve">- Quarto publishing system documentation</w:t>
      </w:r>
    </w:p>
    <w:p>
      <w:pPr>
        <w:pStyle w:val="Compact"/>
        <w:numPr>
          <w:ilvl w:val="0"/>
          <w:numId w:val="12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1"/>
        </w:numPr>
      </w:pPr>
      <w:r>
        <w:rPr>
          <w:rStyle w:val="VerbatimChar"/>
        </w:rPr>
        <w:t xml:space="preserve">github.com/tidyverse/*</w:t>
      </w:r>
      <w:r>
        <w:t xml:space="preserve"> </w:t>
      </w:r>
      <w:r>
        <w:t xml:space="preserve">- Tidyverse package source code</w:t>
      </w:r>
    </w:p>
    <w:p>
      <w:pPr>
        <w:pStyle w:val="Compact"/>
        <w:numPr>
          <w:ilvl w:val="0"/>
          <w:numId w:val="1261"/>
        </w:numPr>
      </w:pPr>
      <w:r>
        <w:rPr>
          <w:rStyle w:val="VerbatimChar"/>
        </w:rPr>
        <w:t xml:space="preserve">github.com/r-lib/*</w:t>
      </w:r>
      <w:r>
        <w:t xml:space="preserve"> </w:t>
      </w:r>
      <w:r>
        <w:t xml:space="preserve">- R-lib package source code</w:t>
      </w:r>
    </w:p>
    <w:p>
      <w:pPr>
        <w:pStyle w:val="Compact"/>
        <w:numPr>
          <w:ilvl w:val="0"/>
          <w:numId w:val="1261"/>
        </w:numPr>
      </w:pPr>
      <w:r>
        <w:rPr>
          <w:rStyle w:val="VerbatimChar"/>
        </w:rPr>
        <w:t xml:space="preserve">github.com/rstudio/*</w:t>
      </w:r>
      <w:r>
        <w:t xml:space="preserve"> </w:t>
      </w:r>
      <w:r>
        <w:t xml:space="preserve">- RStudio package source code</w:t>
      </w:r>
    </w:p>
    <w:p>
      <w:pPr>
        <w:pStyle w:val="Compact"/>
        <w:numPr>
          <w:ilvl w:val="0"/>
          <w:numId w:val="12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3" name="Picture"/>
                  <a:graphic>
                    <a:graphicData uri="http://schemas.openxmlformats.org/drawingml/2006/picture">
                      <pic:pic>
                        <pic:nvPicPr>
                          <pic:cNvPr descr="/opt/quarto/share/formats/docx/tip.png" id="684"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2"/>
              </w:numPr>
            </w:pPr>
            <w:r>
              <w:t xml:space="preserve">Coding agents report blocked access to these sites</w:t>
            </w:r>
          </w:p>
          <w:p>
            <w:pPr>
              <w:pStyle w:val="Compact"/>
              <w:numPr>
                <w:ilvl w:val="0"/>
                <w:numId w:val="1262"/>
              </w:numPr>
            </w:pPr>
            <w:r>
              <w:t xml:space="preserve">You’re working on R or data science projects that use these packages</w:t>
            </w:r>
          </w:p>
          <w:p>
            <w:pPr>
              <w:pStyle w:val="Compact"/>
              <w:numPr>
                <w:ilvl w:val="0"/>
                <w:numId w:val="12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5" name="Picture"/>
                  <a:graphic>
                    <a:graphicData uri="http://schemas.openxmlformats.org/drawingml/2006/picture">
                      <pic:pic>
                        <pic:nvPicPr>
                          <pic:cNvPr descr="/opt/quarto/share/formats/docx/note.png" id="68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3"/>
              </w:numPr>
            </w:pPr>
            <w:r>
              <w:t xml:space="preserve">Maintained by reputable organizations (Tidyverse, RStudio/Posit, R Core Team, rOpenSci)</w:t>
            </w:r>
          </w:p>
          <w:p>
            <w:pPr>
              <w:pStyle w:val="Compact"/>
              <w:numPr>
                <w:ilvl w:val="0"/>
                <w:numId w:val="1263"/>
              </w:numPr>
            </w:pPr>
            <w:r>
              <w:t xml:space="preserve">Widely used in the R community</w:t>
            </w:r>
          </w:p>
          <w:p>
            <w:pPr>
              <w:pStyle w:val="Compact"/>
              <w:numPr>
                <w:ilvl w:val="0"/>
                <w:numId w:val="1263"/>
              </w:numPr>
            </w:pPr>
            <w:r>
              <w:t xml:space="preserve">Focused on documentation and package distribution</w:t>
            </w:r>
          </w:p>
          <w:p>
            <w:pPr>
              <w:pStyle w:val="Compact"/>
              <w:numPr>
                <w:ilvl w:val="0"/>
                <w:numId w:val="12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7"/>
    <w:bookmarkEnd w:id="688"/>
    <w:bookmarkStart w:id="701"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2"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4"/>
        </w:numPr>
      </w:pPr>
      <w:r>
        <w:rPr>
          <w:b/>
          <w:bCs/>
        </w:rPr>
        <w:t xml:space="preserve">Claude Opus 4.1</w:t>
      </w:r>
      <w:r>
        <w:t xml:space="preserve">: Most capable model for complex reasoning and analysis</w:t>
      </w:r>
    </w:p>
    <w:p>
      <w:pPr>
        <w:pStyle w:val="Compact"/>
        <w:numPr>
          <w:ilvl w:val="1"/>
          <w:numId w:val="1265"/>
        </w:numPr>
      </w:pPr>
      <w:r>
        <w:rPr>
          <w:i/>
          <w:iCs/>
        </w:rPr>
        <w:t xml:space="preserve">Pros</w:t>
      </w:r>
      <w:r>
        <w:t xml:space="preserve">: Excellent at understanding nuanced requirements, handling complex codebases, superior code quality</w:t>
      </w:r>
    </w:p>
    <w:p>
      <w:pPr>
        <w:pStyle w:val="Compact"/>
        <w:numPr>
          <w:ilvl w:val="1"/>
          <w:numId w:val="1265"/>
        </w:numPr>
      </w:pPr>
      <w:r>
        <w:rPr>
          <w:i/>
          <w:iCs/>
        </w:rPr>
        <w:t xml:space="preserve">Cons</w:t>
      </w:r>
      <w:r>
        <w:t xml:space="preserve">: Slower response times, may be overkill for simple tasks, limited availability (select option required)</w:t>
      </w:r>
    </w:p>
    <w:p>
      <w:pPr>
        <w:pStyle w:val="Compact"/>
        <w:numPr>
          <w:ilvl w:val="1"/>
          <w:numId w:val="1265"/>
        </w:numPr>
      </w:pPr>
      <w:r>
        <w:rPr>
          <w:i/>
          <w:iCs/>
        </w:rPr>
        <w:t xml:space="preserve">When to use</w:t>
      </w:r>
      <w:r>
        <w:t xml:space="preserve">: Complex refactoring, architectural decisions, thorough code reviews</w:t>
      </w:r>
    </w:p>
    <w:p>
      <w:pPr>
        <w:pStyle w:val="Compact"/>
        <w:numPr>
          <w:ilvl w:val="0"/>
          <w:numId w:val="1264"/>
        </w:numPr>
      </w:pPr>
      <w:r>
        <w:rPr>
          <w:b/>
          <w:bCs/>
        </w:rPr>
        <w:t xml:space="preserve">Claude Opus 4.5</w:t>
      </w:r>
      <w:r>
        <w:t xml:space="preserve">: Latest version with enhanced capabilities</w:t>
      </w:r>
    </w:p>
    <w:p>
      <w:pPr>
        <w:pStyle w:val="Compact"/>
        <w:numPr>
          <w:ilvl w:val="1"/>
          <w:numId w:val="1266"/>
        </w:numPr>
      </w:pPr>
      <w:r>
        <w:rPr>
          <w:i/>
          <w:iCs/>
        </w:rPr>
        <w:t xml:space="preserve">Pros</w:t>
      </w:r>
      <w:r>
        <w:t xml:space="preserve">: State-of-the-art performance, improved reasoning over 4.1</w:t>
      </w:r>
    </w:p>
    <w:p>
      <w:pPr>
        <w:pStyle w:val="Compact"/>
        <w:numPr>
          <w:ilvl w:val="1"/>
          <w:numId w:val="1266"/>
        </w:numPr>
      </w:pPr>
      <w:r>
        <w:rPr>
          <w:i/>
          <w:iCs/>
        </w:rPr>
        <w:t xml:space="preserve">Cons</w:t>
      </w:r>
      <w:r>
        <w:t xml:space="preserve">: Similar trade-offs to Opus 4.1, requires selection</w:t>
      </w:r>
    </w:p>
    <w:p>
      <w:pPr>
        <w:pStyle w:val="Compact"/>
        <w:numPr>
          <w:ilvl w:val="1"/>
          <w:numId w:val="1266"/>
        </w:numPr>
      </w:pPr>
      <w:r>
        <w:rPr>
          <w:i/>
          <w:iCs/>
        </w:rPr>
        <w:t xml:space="preserve">When to use</w:t>
      </w:r>
      <w:r>
        <w:t xml:space="preserve">: Most demanding tasks requiring cutting-edge capabilities</w:t>
      </w:r>
    </w:p>
    <w:p>
      <w:pPr>
        <w:pStyle w:val="Compact"/>
        <w:numPr>
          <w:ilvl w:val="0"/>
          <w:numId w:val="1264"/>
        </w:numPr>
      </w:pPr>
      <w:r>
        <w:rPr>
          <w:b/>
          <w:bCs/>
        </w:rPr>
        <w:t xml:space="preserve">Claude Sonnet 4</w:t>
      </w:r>
      <w:r>
        <w:t xml:space="preserve">: Balanced model optimizing capability and speed</w:t>
      </w:r>
    </w:p>
    <w:p>
      <w:pPr>
        <w:pStyle w:val="Compact"/>
        <w:numPr>
          <w:ilvl w:val="1"/>
          <w:numId w:val="1267"/>
        </w:numPr>
      </w:pPr>
      <w:r>
        <w:rPr>
          <w:i/>
          <w:iCs/>
        </w:rPr>
        <w:t xml:space="preserve">Pros</w:t>
      </w:r>
      <w:r>
        <w:t xml:space="preserve">: Fast responses, strong performance, good default choice</w:t>
      </w:r>
    </w:p>
    <w:p>
      <w:pPr>
        <w:pStyle w:val="Compact"/>
        <w:numPr>
          <w:ilvl w:val="1"/>
          <w:numId w:val="1267"/>
        </w:numPr>
      </w:pPr>
      <w:r>
        <w:rPr>
          <w:i/>
          <w:iCs/>
        </w:rPr>
        <w:t xml:space="preserve">Cons</w:t>
      </w:r>
      <w:r>
        <w:t xml:space="preserve">: Slightly less capable than Opus models for very complex tasks</w:t>
      </w:r>
    </w:p>
    <w:p>
      <w:pPr>
        <w:pStyle w:val="Compact"/>
        <w:numPr>
          <w:ilvl w:val="1"/>
          <w:numId w:val="1267"/>
        </w:numPr>
      </w:pPr>
      <w:r>
        <w:rPr>
          <w:i/>
          <w:iCs/>
        </w:rPr>
        <w:t xml:space="preserve">When to use</w:t>
      </w:r>
      <w:r>
        <w:t xml:space="preserve">: General development work, most coding tasks</w:t>
      </w:r>
    </w:p>
    <w:p>
      <w:pPr>
        <w:pStyle w:val="Compact"/>
        <w:numPr>
          <w:ilvl w:val="0"/>
          <w:numId w:val="1264"/>
        </w:numPr>
      </w:pPr>
      <w:r>
        <w:rPr>
          <w:b/>
          <w:bCs/>
        </w:rPr>
        <w:t xml:space="preserve">Claude Sonnet 4.5</w:t>
      </w:r>
      <w:r>
        <w:t xml:space="preserve">: Enhanced version of Sonnet</w:t>
      </w:r>
    </w:p>
    <w:p>
      <w:pPr>
        <w:pStyle w:val="Compact"/>
        <w:numPr>
          <w:ilvl w:val="1"/>
          <w:numId w:val="1268"/>
        </w:numPr>
      </w:pPr>
      <w:r>
        <w:rPr>
          <w:i/>
          <w:iCs/>
        </w:rPr>
        <w:t xml:space="preserve">Pros</w:t>
      </w:r>
      <w:r>
        <w:t xml:space="preserve">: Improved over Sonnet 4 while maintaining speed</w:t>
      </w:r>
    </w:p>
    <w:p>
      <w:pPr>
        <w:pStyle w:val="Compact"/>
        <w:numPr>
          <w:ilvl w:val="1"/>
          <w:numId w:val="1268"/>
        </w:numPr>
      </w:pPr>
      <w:r>
        <w:rPr>
          <w:i/>
          <w:iCs/>
        </w:rPr>
        <w:t xml:space="preserve">Cons</w:t>
      </w:r>
      <w:r>
        <w:t xml:space="preserve">: Still not as powerful as Opus for extremely complex scenarios</w:t>
      </w:r>
    </w:p>
    <w:p>
      <w:pPr>
        <w:pStyle w:val="Compact"/>
        <w:numPr>
          <w:ilvl w:val="1"/>
          <w:numId w:val="1268"/>
        </w:numPr>
      </w:pPr>
      <w:r>
        <w:rPr>
          <w:i/>
          <w:iCs/>
        </w:rPr>
        <w:t xml:space="preserve">When to use</w:t>
      </w:r>
      <w:r>
        <w:t xml:space="preserve">: Most daily development tasks</w:t>
      </w:r>
    </w:p>
    <w:p>
      <w:pPr>
        <w:pStyle w:val="Compact"/>
        <w:numPr>
          <w:ilvl w:val="0"/>
          <w:numId w:val="1264"/>
        </w:numPr>
      </w:pPr>
      <w:r>
        <w:rPr>
          <w:b/>
          <w:bCs/>
        </w:rPr>
        <w:t xml:space="preserve">Claude Haiku 4.5</w:t>
      </w:r>
      <w:r>
        <w:t xml:space="preserve">: Fast, efficient model for simpler tasks</w:t>
      </w:r>
    </w:p>
    <w:p>
      <w:pPr>
        <w:pStyle w:val="Compact"/>
        <w:numPr>
          <w:ilvl w:val="1"/>
          <w:numId w:val="1269"/>
        </w:numPr>
      </w:pPr>
      <w:r>
        <w:rPr>
          <w:i/>
          <w:iCs/>
        </w:rPr>
        <w:t xml:space="preserve">Pros</w:t>
      </w:r>
      <w:r>
        <w:t xml:space="preserve">: Very fast responses, cost-effective, good for quick questions</w:t>
      </w:r>
    </w:p>
    <w:p>
      <w:pPr>
        <w:pStyle w:val="Compact"/>
        <w:numPr>
          <w:ilvl w:val="1"/>
          <w:numId w:val="1269"/>
        </w:numPr>
      </w:pPr>
      <w:r>
        <w:rPr>
          <w:i/>
          <w:iCs/>
        </w:rPr>
        <w:t xml:space="preserve">Cons</w:t>
      </w:r>
      <w:r>
        <w:t xml:space="preserve">: Less capable for complex reasoning or large codebases</w:t>
      </w:r>
    </w:p>
    <w:p>
      <w:pPr>
        <w:pStyle w:val="Compact"/>
        <w:numPr>
          <w:ilvl w:val="1"/>
          <w:numId w:val="126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89">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90">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1">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0"/>
        </w:numPr>
      </w:pPr>
      <w:r>
        <w:rPr>
          <w:b/>
          <w:bCs/>
        </w:rPr>
        <w:t xml:space="preserve">GPT-5.2-Codex</w:t>
      </w:r>
      <w:r>
        <w:t xml:space="preserve">: Specialized for code generation</w:t>
      </w:r>
    </w:p>
    <w:p>
      <w:pPr>
        <w:pStyle w:val="Compact"/>
        <w:numPr>
          <w:ilvl w:val="1"/>
          <w:numId w:val="1271"/>
        </w:numPr>
      </w:pPr>
      <w:r>
        <w:rPr>
          <w:i/>
          <w:iCs/>
        </w:rPr>
        <w:t xml:space="preserve">Pros</w:t>
      </w:r>
      <w:r>
        <w:t xml:space="preserve">: Strong code completion, good at common patterns</w:t>
      </w:r>
    </w:p>
    <w:p>
      <w:pPr>
        <w:pStyle w:val="Compact"/>
        <w:numPr>
          <w:ilvl w:val="1"/>
          <w:numId w:val="1271"/>
        </w:numPr>
      </w:pPr>
      <w:r>
        <w:rPr>
          <w:i/>
          <w:iCs/>
        </w:rPr>
        <w:t xml:space="preserve">Cons</w:t>
      </w:r>
      <w:r>
        <w:t xml:space="preserve">: May hallucinate package names or APIs</w:t>
      </w:r>
    </w:p>
    <w:p>
      <w:pPr>
        <w:pStyle w:val="Compact"/>
        <w:numPr>
          <w:ilvl w:val="1"/>
          <w:numId w:val="1271"/>
        </w:numPr>
      </w:pPr>
      <w:r>
        <w:rPr>
          <w:i/>
          <w:iCs/>
        </w:rPr>
        <w:t xml:space="preserve">When to use</w:t>
      </w:r>
      <w:r>
        <w:t xml:space="preserve">: Code completion, common coding patterns</w:t>
      </w:r>
    </w:p>
    <w:p>
      <w:pPr>
        <w:pStyle w:val="Compact"/>
        <w:numPr>
          <w:ilvl w:val="0"/>
          <w:numId w:val="1270"/>
        </w:numPr>
      </w:pPr>
      <w:r>
        <w:rPr>
          <w:b/>
          <w:bCs/>
        </w:rPr>
        <w:t xml:space="preserve">GPT-5</w:t>
      </w:r>
      <w:r>
        <w:t xml:space="preserve">: Latest general-purpose model</w:t>
      </w:r>
    </w:p>
    <w:p>
      <w:pPr>
        <w:pStyle w:val="Compact"/>
        <w:numPr>
          <w:ilvl w:val="1"/>
          <w:numId w:val="1272"/>
        </w:numPr>
      </w:pPr>
      <w:r>
        <w:rPr>
          <w:i/>
          <w:iCs/>
        </w:rPr>
        <w:t xml:space="preserve">Pros</w:t>
      </w:r>
      <w:r>
        <w:t xml:space="preserve">: Broad knowledge, good general performance</w:t>
      </w:r>
    </w:p>
    <w:p>
      <w:pPr>
        <w:pStyle w:val="Compact"/>
        <w:numPr>
          <w:ilvl w:val="1"/>
          <w:numId w:val="1272"/>
        </w:numPr>
      </w:pPr>
      <w:r>
        <w:rPr>
          <w:i/>
          <w:iCs/>
        </w:rPr>
        <w:t xml:space="preserve">Cons</w:t>
      </w:r>
      <w:r>
        <w:t xml:space="preserve">: Not specifically optimized for code</w:t>
      </w:r>
    </w:p>
    <w:p>
      <w:pPr>
        <w:pStyle w:val="Compact"/>
        <w:numPr>
          <w:ilvl w:val="1"/>
          <w:numId w:val="1272"/>
        </w:numPr>
      </w:pPr>
      <w:r>
        <w:rPr>
          <w:i/>
          <w:iCs/>
        </w:rPr>
        <w:t xml:space="preserve">When to use</w:t>
      </w:r>
      <w:r>
        <w:t xml:space="preserve">: Mixed tasks involving code and documentation</w:t>
      </w:r>
    </w:p>
    <w:p>
      <w:pPr>
        <w:pStyle w:val="Compact"/>
        <w:numPr>
          <w:ilvl w:val="0"/>
          <w:numId w:val="1270"/>
        </w:numPr>
      </w:pPr>
      <w:r>
        <w:rPr>
          <w:b/>
          <w:bCs/>
        </w:rPr>
        <w:t xml:space="preserve">GPT-5-Codex</w:t>
      </w:r>
      <w:r>
        <w:t xml:space="preserve"> </w:t>
      </w:r>
      <w:r>
        <w:t xml:space="preserve">(various versions including Mini and Max):</w:t>
      </w:r>
    </w:p>
    <w:p>
      <w:pPr>
        <w:pStyle w:val="Compact"/>
        <w:numPr>
          <w:ilvl w:val="1"/>
          <w:numId w:val="1273"/>
        </w:numPr>
      </w:pPr>
      <w:r>
        <w:rPr>
          <w:i/>
          <w:iCs/>
        </w:rPr>
        <w:t xml:space="preserve">Pros</w:t>
      </w:r>
      <w:r>
        <w:t xml:space="preserve">: Specialized variants for different use cases</w:t>
      </w:r>
    </w:p>
    <w:p>
      <w:pPr>
        <w:pStyle w:val="Compact"/>
        <w:numPr>
          <w:ilvl w:val="1"/>
          <w:numId w:val="1273"/>
        </w:numPr>
      </w:pPr>
      <w:r>
        <w:rPr>
          <w:i/>
          <w:iCs/>
        </w:rPr>
        <w:t xml:space="preserve">Cons</w:t>
      </w:r>
      <w:r>
        <w:t xml:space="preserve">: Fragmented options can be confusing</w:t>
      </w:r>
    </w:p>
    <w:p>
      <w:pPr>
        <w:pStyle w:val="Compact"/>
        <w:numPr>
          <w:ilvl w:val="1"/>
          <w:numId w:val="1273"/>
        </w:numPr>
      </w:pPr>
      <w:r>
        <w:rPr>
          <w:i/>
          <w:iCs/>
        </w:rPr>
        <w:t xml:space="preserve">When to use</w:t>
      </w:r>
      <w:r>
        <w:t xml:space="preserve">: Specific scenarios where variant optimizations matter</w:t>
      </w:r>
    </w:p>
    <w:bookmarkEnd w:id="692"/>
    <w:bookmarkStart w:id="697"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4"/>
        </w:numPr>
      </w:pPr>
      <w:r>
        <w:t xml:space="preserve">Go to the</w:t>
      </w:r>
      <w:r>
        <w:t xml:space="preserve"> </w:t>
      </w:r>
      <w:hyperlink r:id="rId693">
        <w:r>
          <w:rPr>
            <w:rStyle w:val="Hyperlink"/>
          </w:rPr>
          <w:t xml:space="preserve">OpenAI API keys page</w:t>
        </w:r>
      </w:hyperlink>
      <w:r>
        <w:t xml:space="preserve">.</w:t>
      </w:r>
    </w:p>
    <w:p>
      <w:pPr>
        <w:pStyle w:val="Compact"/>
        <w:numPr>
          <w:ilvl w:val="0"/>
          <w:numId w:val="127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4"/>
        </w:numPr>
      </w:pPr>
      <w:r>
        <w:t xml:space="preserve">Copy the key immediately and store it in a secure password manager.</w:t>
      </w:r>
    </w:p>
    <w:p>
      <w:pPr>
        <w:pStyle w:val="Compact"/>
        <w:numPr>
          <w:ilvl w:val="0"/>
          <w:numId w:val="127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4">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4">
        <w:r>
          <w:rPr>
            <w:rStyle w:val="Hyperlink"/>
          </w:rPr>
          <w:t xml:space="preserve">Positron Assistant setup</w:t>
        </w:r>
      </w:hyperlink>
      <w:r>
        <w:t xml:space="preserve">,</w:t>
      </w:r>
      <w:r>
        <w:t xml:space="preserve"> </w:t>
      </w:r>
      <w:hyperlink r:id="rId695">
        <w:r>
          <w:rPr>
            <w:rStyle w:val="Hyperlink"/>
          </w:rPr>
          <w:t xml:space="preserve">OpenAI API key help</w:t>
        </w:r>
      </w:hyperlink>
      <w:r>
        <w:t xml:space="preserve">,</w:t>
      </w:r>
      <w:r>
        <w:t xml:space="preserve"> </w:t>
      </w:r>
      <w:hyperlink r:id="rId696">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5"/>
        </w:numPr>
      </w:pPr>
      <w:r>
        <w:rPr>
          <w:b/>
          <w:bCs/>
        </w:rPr>
        <w:t xml:space="preserve">Gemini 2.5 Pro</w:t>
      </w:r>
      <w:r>
        <w:t xml:space="preserve">: High-capability model</w:t>
      </w:r>
    </w:p>
    <w:p>
      <w:pPr>
        <w:pStyle w:val="Compact"/>
        <w:numPr>
          <w:ilvl w:val="1"/>
          <w:numId w:val="1276"/>
        </w:numPr>
      </w:pPr>
      <w:r>
        <w:rPr>
          <w:i/>
          <w:iCs/>
        </w:rPr>
        <w:t xml:space="preserve">Pros</w:t>
      </w:r>
      <w:r>
        <w:t xml:space="preserve">: Strong multimodal capabilities, good at understanding context</w:t>
      </w:r>
    </w:p>
    <w:p>
      <w:pPr>
        <w:pStyle w:val="Compact"/>
        <w:numPr>
          <w:ilvl w:val="1"/>
          <w:numId w:val="1276"/>
        </w:numPr>
      </w:pPr>
      <w:r>
        <w:rPr>
          <w:i/>
          <w:iCs/>
        </w:rPr>
        <w:t xml:space="preserve">Cons</w:t>
      </w:r>
      <w:r>
        <w:t xml:space="preserve">: Less proven in coding scenarios than Claude or GPT</w:t>
      </w:r>
    </w:p>
    <w:p>
      <w:pPr>
        <w:pStyle w:val="Compact"/>
        <w:numPr>
          <w:ilvl w:val="1"/>
          <w:numId w:val="1276"/>
        </w:numPr>
      </w:pPr>
      <w:r>
        <w:rPr>
          <w:i/>
          <w:iCs/>
        </w:rPr>
        <w:t xml:space="preserve">When to use</w:t>
      </w:r>
      <w:r>
        <w:t xml:space="preserve">: Tasks involving images or complex context</w:t>
      </w:r>
    </w:p>
    <w:p>
      <w:pPr>
        <w:pStyle w:val="Compact"/>
        <w:numPr>
          <w:ilvl w:val="0"/>
          <w:numId w:val="1275"/>
        </w:numPr>
      </w:pPr>
      <w:r>
        <w:rPr>
          <w:b/>
          <w:bCs/>
        </w:rPr>
        <w:t xml:space="preserve">Gemini 3 Pro/Flash</w:t>
      </w:r>
      <w:r>
        <w:t xml:space="preserve"> </w:t>
      </w:r>
      <w:r>
        <w:t xml:space="preserve">(Preview): Latest generation</w:t>
      </w:r>
    </w:p>
    <w:p>
      <w:pPr>
        <w:pStyle w:val="Compact"/>
        <w:numPr>
          <w:ilvl w:val="1"/>
          <w:numId w:val="1277"/>
        </w:numPr>
      </w:pPr>
      <w:r>
        <w:rPr>
          <w:i/>
          <w:iCs/>
        </w:rPr>
        <w:t xml:space="preserve">Pros</w:t>
      </w:r>
      <w:r>
        <w:t xml:space="preserve">: Cutting-edge capabilities, flash variant offers speed</w:t>
      </w:r>
    </w:p>
    <w:p>
      <w:pPr>
        <w:pStyle w:val="Compact"/>
        <w:numPr>
          <w:ilvl w:val="1"/>
          <w:numId w:val="1277"/>
        </w:numPr>
      </w:pPr>
      <w:r>
        <w:rPr>
          <w:i/>
          <w:iCs/>
        </w:rPr>
        <w:t xml:space="preserve">Cons</w:t>
      </w:r>
      <w:r>
        <w:t xml:space="preserve">: Preview status means less stable, limited track record</w:t>
      </w:r>
    </w:p>
    <w:p>
      <w:pPr>
        <w:pStyle w:val="Compact"/>
        <w:numPr>
          <w:ilvl w:val="1"/>
          <w:numId w:val="127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7"/>
    <w:bookmarkStart w:id="698"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8"/>
        </w:numPr>
      </w:pPr>
      <w:r>
        <w:rPr>
          <w:i/>
          <w:iCs/>
        </w:rPr>
        <w:t xml:space="preserve">What it does</w:t>
      </w:r>
      <w:r>
        <w:t xml:space="preserve">: Enables previews of experimental features in your editor</w:t>
      </w:r>
    </w:p>
    <w:p>
      <w:pPr>
        <w:pStyle w:val="Compact"/>
        <w:numPr>
          <w:ilvl w:val="0"/>
          <w:numId w:val="1278"/>
        </w:numPr>
      </w:pPr>
      <w:r>
        <w:rPr>
          <w:i/>
          <w:iCs/>
        </w:rPr>
        <w:t xml:space="preserve">Pros</w:t>
      </w:r>
      <w:r>
        <w:t xml:space="preserve">: Access to latest capabilities before general release</w:t>
      </w:r>
    </w:p>
    <w:p>
      <w:pPr>
        <w:pStyle w:val="Compact"/>
        <w:numPr>
          <w:ilvl w:val="0"/>
          <w:numId w:val="1278"/>
        </w:numPr>
      </w:pPr>
      <w:r>
        <w:rPr>
          <w:i/>
          <w:iCs/>
        </w:rPr>
        <w:t xml:space="preserve">Cons</w:t>
      </w:r>
      <w:r>
        <w:t xml:space="preserve">: May have bugs or unstable behavior</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9"/>
        </w:numPr>
      </w:pPr>
      <w:r>
        <w:rPr>
          <w:i/>
          <w:iCs/>
        </w:rPr>
        <w:t xml:space="preserve">What it does</w:t>
      </w:r>
      <w:r>
        <w:t xml:space="preserve">: Enables Copilot chat interface on GitHub.com</w:t>
      </w:r>
    </w:p>
    <w:p>
      <w:pPr>
        <w:pStyle w:val="Compact"/>
        <w:numPr>
          <w:ilvl w:val="0"/>
          <w:numId w:val="1279"/>
        </w:numPr>
      </w:pPr>
      <w:r>
        <w:rPr>
          <w:i/>
          <w:iCs/>
        </w:rPr>
        <w:t xml:space="preserve">Pros</w:t>
      </w:r>
      <w:r>
        <w:t xml:space="preserve">: Quick access to Copilot without opening an editor, useful for reviewing PRs</w:t>
      </w:r>
    </w:p>
    <w:p>
      <w:pPr>
        <w:pStyle w:val="Compact"/>
        <w:numPr>
          <w:ilvl w:val="0"/>
          <w:numId w:val="1279"/>
        </w:numPr>
      </w:pPr>
      <w:r>
        <w:rPr>
          <w:i/>
          <w:iCs/>
        </w:rPr>
        <w:t xml:space="preserve">Cons</w:t>
      </w:r>
      <w:r>
        <w:t xml:space="preserve">: Only available with paid license</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0"/>
        </w:numPr>
      </w:pPr>
      <w:r>
        <w:rPr>
          <w:i/>
          <w:iCs/>
        </w:rPr>
        <w:t xml:space="preserve">What it does</w:t>
      </w:r>
      <w:r>
        <w:t xml:space="preserve">: GitHub Copilot for assistance in terminal</w:t>
      </w:r>
    </w:p>
    <w:p>
      <w:pPr>
        <w:pStyle w:val="Compact"/>
        <w:numPr>
          <w:ilvl w:val="0"/>
          <w:numId w:val="1280"/>
        </w:numPr>
      </w:pPr>
      <w:r>
        <w:rPr>
          <w:i/>
          <w:iCs/>
        </w:rPr>
        <w:t xml:space="preserve">Pros</w:t>
      </w:r>
      <w:r>
        <w:t xml:space="preserve">: AI help for command-line operations, shell commands, and git operations</w:t>
      </w:r>
    </w:p>
    <w:p>
      <w:pPr>
        <w:pStyle w:val="Compact"/>
        <w:numPr>
          <w:ilvl w:val="0"/>
          <w:numId w:val="1280"/>
        </w:numPr>
      </w:pPr>
      <w:r>
        <w:rPr>
          <w:i/>
          <w:iCs/>
        </w:rPr>
        <w:t xml:space="preserve">Cons</w:t>
      </w:r>
      <w:r>
        <w:t xml:space="preserve">: Requires separate installation and setup</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1"/>
        </w:numPr>
      </w:pPr>
      <w:r>
        <w:rPr>
          <w:i/>
          <w:iCs/>
        </w:rPr>
        <w:t xml:space="preserve">What it does</w:t>
      </w:r>
      <w:r>
        <w:t xml:space="preserve">: Enables Copilot in GitHub Desktop app</w:t>
      </w:r>
    </w:p>
    <w:p>
      <w:pPr>
        <w:pStyle w:val="Compact"/>
        <w:numPr>
          <w:ilvl w:val="0"/>
          <w:numId w:val="1281"/>
        </w:numPr>
      </w:pPr>
      <w:r>
        <w:rPr>
          <w:i/>
          <w:iCs/>
        </w:rPr>
        <w:t xml:space="preserve">Pros</w:t>
      </w:r>
      <w:r>
        <w:t xml:space="preserve">: AI assistance in GUI git client</w:t>
      </w:r>
    </w:p>
    <w:p>
      <w:pPr>
        <w:pStyle w:val="Compact"/>
        <w:numPr>
          <w:ilvl w:val="0"/>
          <w:numId w:val="1281"/>
        </w:numPr>
      </w:pPr>
      <w:r>
        <w:rPr>
          <w:i/>
          <w:iCs/>
        </w:rPr>
        <w:t xml:space="preserve">Cons</w:t>
      </w:r>
      <w:r>
        <w:t xml:space="preserve">: Limited compared to editor integration</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2"/>
        </w:numPr>
      </w:pPr>
      <w:r>
        <w:rPr>
          <w:i/>
          <w:iCs/>
        </w:rPr>
        <w:t xml:space="preserve">What it does</w:t>
      </w:r>
      <w:r>
        <w:t xml:space="preserve">: Enables chat interface in your code editor</w:t>
      </w:r>
    </w:p>
    <w:p>
      <w:pPr>
        <w:pStyle w:val="Compact"/>
        <w:numPr>
          <w:ilvl w:val="0"/>
          <w:numId w:val="1282"/>
        </w:numPr>
      </w:pPr>
      <w:r>
        <w:rPr>
          <w:i/>
          <w:iCs/>
        </w:rPr>
        <w:t xml:space="preserve">Pros</w:t>
      </w:r>
      <w:r>
        <w:t xml:space="preserve">: Context-aware help, refactoring assistance, code explanation</w:t>
      </w:r>
    </w:p>
    <w:p>
      <w:pPr>
        <w:pStyle w:val="Compact"/>
        <w:numPr>
          <w:ilvl w:val="0"/>
          <w:numId w:val="1282"/>
        </w:numPr>
      </w:pPr>
      <w:r>
        <w:rPr>
          <w:i/>
          <w:iCs/>
        </w:rPr>
        <w:t xml:space="preserve">Cons</w:t>
      </w:r>
      <w:r>
        <w:t xml:space="preserve">: Can be distracting if overused</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3"/>
        </w:numPr>
      </w:pPr>
      <w:r>
        <w:rPr>
          <w:i/>
          <w:iCs/>
        </w:rPr>
        <w:t xml:space="preserve">What it does</w:t>
      </w:r>
      <w:r>
        <w:t xml:space="preserve">: Enables Copilot chat in mobile app</w:t>
      </w:r>
    </w:p>
    <w:p>
      <w:pPr>
        <w:pStyle w:val="Compact"/>
        <w:numPr>
          <w:ilvl w:val="0"/>
          <w:numId w:val="1283"/>
        </w:numPr>
      </w:pPr>
      <w:r>
        <w:rPr>
          <w:i/>
          <w:iCs/>
        </w:rPr>
        <w:t xml:space="preserve">Pros</w:t>
      </w:r>
      <w:r>
        <w:t xml:space="preserve">: Quick access on mobile devices</w:t>
      </w:r>
    </w:p>
    <w:p>
      <w:pPr>
        <w:pStyle w:val="Compact"/>
        <w:numPr>
          <w:ilvl w:val="0"/>
          <w:numId w:val="1283"/>
        </w:numPr>
      </w:pPr>
      <w:r>
        <w:rPr>
          <w:i/>
          <w:iCs/>
        </w:rPr>
        <w:t xml:space="preserve">Cons</w:t>
      </w:r>
      <w:r>
        <w:t xml:space="preserve">: Limited by mobile interface</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4"/>
        </w:numPr>
      </w:pPr>
      <w:r>
        <w:rPr>
          <w:i/>
          <w:iCs/>
        </w:rPr>
        <w:t xml:space="preserve">What it does</w:t>
      </w:r>
      <w:r>
        <w:t xml:space="preserve">: Allows Copilot to search internet for up-to-date information</w:t>
      </w:r>
    </w:p>
    <w:p>
      <w:pPr>
        <w:pStyle w:val="Compact"/>
        <w:numPr>
          <w:ilvl w:val="0"/>
          <w:numId w:val="1284"/>
        </w:numPr>
      </w:pPr>
      <w:r>
        <w:rPr>
          <w:i/>
          <w:iCs/>
        </w:rPr>
        <w:t xml:space="preserve">Pros</w:t>
      </w:r>
      <w:r>
        <w:t xml:space="preserve">: Access to current documentation, recent library changes, latest best practices</w:t>
      </w:r>
    </w:p>
    <w:p>
      <w:pPr>
        <w:pStyle w:val="Compact"/>
        <w:numPr>
          <w:ilvl w:val="0"/>
          <w:numId w:val="1284"/>
        </w:numPr>
      </w:pPr>
      <w:r>
        <w:rPr>
          <w:i/>
          <w:iCs/>
        </w:rPr>
        <w:t xml:space="preserve">Cons</w:t>
      </w:r>
      <w:r>
        <w:t xml:space="preserve">: May introduce latency, results depend on search quality</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8"/>
    <w:bookmarkStart w:id="699"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5"/>
        </w:numPr>
      </w:pPr>
      <w:r>
        <w:rPr>
          <w:i/>
          <w:iCs/>
        </w:rPr>
        <w:t xml:space="preserve">What it does</w:t>
      </w:r>
      <w:r>
        <w:t xml:space="preserve">: Allows instant chatting when landing on GitHub.com</w:t>
      </w:r>
    </w:p>
    <w:p>
      <w:pPr>
        <w:pStyle w:val="Compact"/>
        <w:numPr>
          <w:ilvl w:val="0"/>
          <w:numId w:val="1285"/>
        </w:numPr>
      </w:pPr>
      <w:r>
        <w:rPr>
          <w:i/>
          <w:iCs/>
        </w:rPr>
        <w:t xml:space="preserve">Pros</w:t>
      </w:r>
      <w:r>
        <w:t xml:space="preserve">: Quick access to Copilot without navigating menus</w:t>
      </w:r>
    </w:p>
    <w:p>
      <w:pPr>
        <w:pStyle w:val="Compact"/>
        <w:numPr>
          <w:ilvl w:val="0"/>
          <w:numId w:val="1285"/>
        </w:numPr>
      </w:pPr>
      <w:r>
        <w:rPr>
          <w:i/>
          <w:iCs/>
        </w:rPr>
        <w:t xml:space="preserve">Cons</w:t>
      </w:r>
      <w:r>
        <w:t xml:space="preserve">: None significant</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6"/>
        </w:numPr>
      </w:pPr>
      <w:r>
        <w:rPr>
          <w:i/>
          <w:iCs/>
        </w:rPr>
        <w:t xml:space="preserve">What it does</w:t>
      </w:r>
      <w:r>
        <w:t xml:space="preserve">: Use Copilot to review your code and generate pull request summaries</w:t>
      </w:r>
    </w:p>
    <w:p>
      <w:pPr>
        <w:pStyle w:val="Compact"/>
        <w:numPr>
          <w:ilvl w:val="0"/>
          <w:numId w:val="1286"/>
        </w:numPr>
      </w:pPr>
      <w:r>
        <w:rPr>
          <w:i/>
          <w:iCs/>
        </w:rPr>
        <w:t xml:space="preserve">Pros</w:t>
      </w:r>
      <w:r>
        <w:t xml:space="preserve">: Automated code review suggestions, PR summary generation, catches common issues</w:t>
      </w:r>
    </w:p>
    <w:p>
      <w:pPr>
        <w:pStyle w:val="Compact"/>
        <w:numPr>
          <w:ilvl w:val="0"/>
          <w:numId w:val="1286"/>
        </w:numPr>
      </w:pPr>
      <w:r>
        <w:rPr>
          <w:i/>
          <w:iCs/>
        </w:rPr>
        <w:t xml:space="preserve">Cons</w:t>
      </w:r>
      <w:r>
        <w:t xml:space="preserve">: May generate false positives, shouldn’t replace human review</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7"/>
        </w:numPr>
      </w:pPr>
      <w:r>
        <w:rPr>
          <w:i/>
          <w:iCs/>
        </w:rPr>
        <w:t xml:space="preserve">What it does</w:t>
      </w:r>
      <w:r>
        <w:t xml:space="preserve">: Automatically reviews all pull requests you create</w:t>
      </w:r>
    </w:p>
    <w:p>
      <w:pPr>
        <w:pStyle w:val="Compact"/>
        <w:numPr>
          <w:ilvl w:val="0"/>
          <w:numId w:val="1287"/>
        </w:numPr>
      </w:pPr>
      <w:r>
        <w:rPr>
          <w:i/>
          <w:iCs/>
        </w:rPr>
        <w:t xml:space="preserve">Pros</w:t>
      </w:r>
      <w:r>
        <w:t xml:space="preserve">: Catches issues early without manual triggering</w:t>
      </w:r>
    </w:p>
    <w:p>
      <w:pPr>
        <w:pStyle w:val="Compact"/>
        <w:numPr>
          <w:ilvl w:val="0"/>
          <w:numId w:val="1287"/>
        </w:numPr>
      </w:pPr>
      <w:r>
        <w:rPr>
          <w:i/>
          <w:iCs/>
        </w:rPr>
        <w:t xml:space="preserve">Cons</w:t>
      </w:r>
      <w:r>
        <w:t xml:space="preserve">: May be noisy on simple PRs, uses API quota</w:t>
      </w:r>
    </w:p>
    <w:p>
      <w:pPr>
        <w:pStyle w:val="Compact"/>
        <w:numPr>
          <w:ilvl w:val="0"/>
          <w:numId w:val="128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8"/>
        </w:numPr>
      </w:pPr>
      <w:r>
        <w:rPr>
          <w:i/>
          <w:iCs/>
        </w:rPr>
        <w:t xml:space="preserve">What it does</w:t>
      </w:r>
      <w:r>
        <w:t xml:space="preserve">: Delegate tasks to Copilot coding agent in repositories where it is enabled</w:t>
      </w:r>
    </w:p>
    <w:p>
      <w:pPr>
        <w:pStyle w:val="Compact"/>
        <w:numPr>
          <w:ilvl w:val="0"/>
          <w:numId w:val="1288"/>
        </w:numPr>
      </w:pPr>
      <w:r>
        <w:rPr>
          <w:i/>
          <w:iCs/>
        </w:rPr>
        <w:t xml:space="preserve">Pros</w:t>
      </w:r>
      <w:r>
        <w:t xml:space="preserve">: Autonomous multi-file edits, can execute complex refactoring, runs tests and fixes issues</w:t>
      </w:r>
    </w:p>
    <w:p>
      <w:pPr>
        <w:pStyle w:val="Compact"/>
        <w:numPr>
          <w:ilvl w:val="0"/>
          <w:numId w:val="1288"/>
        </w:numPr>
      </w:pPr>
      <w:r>
        <w:rPr>
          <w:i/>
          <w:iCs/>
        </w:rPr>
        <w:t xml:space="preserve">Cons</w:t>
      </w:r>
      <w:r>
        <w:t xml:space="preserve">: Requires careful oversight, can make unwanted changes if instructions unclear</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9"/>
        </w:numPr>
      </w:pPr>
      <w:r>
        <w:rPr>
          <w:i/>
          <w:iCs/>
        </w:rPr>
        <w:t xml:space="preserve">What it does</w:t>
      </w:r>
      <w:r>
        <w:t xml:space="preserve">: Remember repository context across Copilot agent interactions</w:t>
      </w:r>
    </w:p>
    <w:p>
      <w:pPr>
        <w:pStyle w:val="Compact"/>
        <w:numPr>
          <w:ilvl w:val="0"/>
          <w:numId w:val="1289"/>
        </w:numPr>
      </w:pPr>
      <w:r>
        <w:rPr>
          <w:i/>
          <w:iCs/>
        </w:rPr>
        <w:t xml:space="preserve">Pros</w:t>
      </w:r>
      <w:r>
        <w:t xml:space="preserve">: Better context awareness, learns repository patterns and conventions</w:t>
      </w:r>
    </w:p>
    <w:p>
      <w:pPr>
        <w:pStyle w:val="Compact"/>
        <w:numPr>
          <w:ilvl w:val="0"/>
          <w:numId w:val="1289"/>
        </w:numPr>
      </w:pPr>
      <w:r>
        <w:rPr>
          <w:i/>
          <w:iCs/>
        </w:rPr>
        <w:t xml:space="preserve">Cons</w:t>
      </w:r>
      <w:r>
        <w:t xml:space="preserve">: Preview feature governed by pre-release terms, potential privacy implications</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0"/>
        </w:numPr>
      </w:pPr>
      <w:r>
        <w:rPr>
          <w:i/>
          <w:iCs/>
        </w:rPr>
        <w:t xml:space="preserve">What it does</w:t>
      </w:r>
      <w:r>
        <w:t xml:space="preserve">: Connect MCP servers to Copilot in all editors and Coding Agent</w:t>
      </w:r>
    </w:p>
    <w:p>
      <w:pPr>
        <w:pStyle w:val="Compact"/>
        <w:numPr>
          <w:ilvl w:val="0"/>
          <w:numId w:val="1290"/>
        </w:numPr>
      </w:pPr>
      <w:r>
        <w:rPr>
          <w:i/>
          <w:iCs/>
        </w:rPr>
        <w:t xml:space="preserve">Pros</w:t>
      </w:r>
      <w:r>
        <w:t xml:space="preserve">: Extend Copilot with custom tools and integrations</w:t>
      </w:r>
    </w:p>
    <w:p>
      <w:pPr>
        <w:pStyle w:val="Compact"/>
        <w:numPr>
          <w:ilvl w:val="0"/>
          <w:numId w:val="1290"/>
        </w:numPr>
      </w:pPr>
      <w:r>
        <w:rPr>
          <w:i/>
          <w:iCs/>
        </w:rPr>
        <w:t xml:space="preserve">Cons</w:t>
      </w:r>
      <w:r>
        <w:t xml:space="preserve">: Requires MCP server setup and maintenance</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1"/>
        </w:numPr>
      </w:pPr>
      <w:r>
        <w:rPr>
          <w:i/>
          <w:iCs/>
        </w:rPr>
        <w:t xml:space="preserve">What it does</w:t>
      </w:r>
      <w:r>
        <w:t xml:space="preserve">: Allow Copilot to suggest commit messages when you make changes</w:t>
      </w:r>
    </w:p>
    <w:p>
      <w:pPr>
        <w:pStyle w:val="Compact"/>
        <w:numPr>
          <w:ilvl w:val="0"/>
          <w:numId w:val="1291"/>
        </w:numPr>
      </w:pPr>
      <w:r>
        <w:rPr>
          <w:i/>
          <w:iCs/>
        </w:rPr>
        <w:t xml:space="preserve">Pros</w:t>
      </w:r>
      <w:r>
        <w:t xml:space="preserve">: Saves time, generates descriptive messages based on code changes</w:t>
      </w:r>
    </w:p>
    <w:p>
      <w:pPr>
        <w:pStyle w:val="Compact"/>
        <w:numPr>
          <w:ilvl w:val="0"/>
          <w:numId w:val="1291"/>
        </w:numPr>
      </w:pPr>
      <w:r>
        <w:rPr>
          <w:i/>
          <w:iCs/>
        </w:rPr>
        <w:t xml:space="preserve">Cons</w:t>
      </w:r>
      <w:r>
        <w:t xml:space="preserve">: May miss important context, still requires review</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2"/>
        </w:numPr>
      </w:pPr>
      <w:r>
        <w:rPr>
          <w:i/>
          <w:iCs/>
        </w:rPr>
        <w:t xml:space="preserve">What it does</w:t>
      </w:r>
      <w:r>
        <w:t xml:space="preserve">: View and create Copilot Spaces (collaborative AI environments)</w:t>
      </w:r>
    </w:p>
    <w:p>
      <w:pPr>
        <w:pStyle w:val="Compact"/>
        <w:numPr>
          <w:ilvl w:val="0"/>
          <w:numId w:val="1292"/>
        </w:numPr>
      </w:pPr>
      <w:r>
        <w:rPr>
          <w:i/>
          <w:iCs/>
        </w:rPr>
        <w:t xml:space="preserve">Pros</w:t>
      </w:r>
      <w:r>
        <w:t xml:space="preserve">: Share AI context with team members</w:t>
      </w:r>
    </w:p>
    <w:p>
      <w:pPr>
        <w:pStyle w:val="Compact"/>
        <w:numPr>
          <w:ilvl w:val="0"/>
          <w:numId w:val="1292"/>
        </w:numPr>
      </w:pPr>
      <w:r>
        <w:rPr>
          <w:i/>
          <w:iCs/>
        </w:rPr>
        <w:t xml:space="preserve">Cons</w:t>
      </w:r>
      <w:r>
        <w:t xml:space="preserve">: Additional complexity for individual work</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3"/>
        </w:numPr>
      </w:pPr>
      <w:r>
        <w:rPr>
          <w:i/>
          <w:iCs/>
        </w:rPr>
        <w:t xml:space="preserve">What it does</w:t>
      </w:r>
      <w:r>
        <w:t xml:space="preserve">: Create individually owned Copilot Spaces</w:t>
      </w:r>
    </w:p>
    <w:p>
      <w:pPr>
        <w:pStyle w:val="Compact"/>
        <w:numPr>
          <w:ilvl w:val="0"/>
          <w:numId w:val="1293"/>
        </w:numPr>
      </w:pPr>
      <w:r>
        <w:rPr>
          <w:i/>
          <w:iCs/>
        </w:rPr>
        <w:t xml:space="preserve">Pros</w:t>
      </w:r>
      <w:r>
        <w:t xml:space="preserve">: Personal AI workspaces for complex projects</w:t>
      </w:r>
    </w:p>
    <w:p>
      <w:pPr>
        <w:pStyle w:val="Compact"/>
        <w:numPr>
          <w:ilvl w:val="0"/>
          <w:numId w:val="1293"/>
        </w:numPr>
      </w:pPr>
      <w:r>
        <w:rPr>
          <w:i/>
          <w:iCs/>
        </w:rPr>
        <w:t xml:space="preserve">Cons</w:t>
      </w:r>
      <w:r>
        <w:t xml:space="preserve">: May fragment your workflow</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4"/>
        </w:numPr>
      </w:pPr>
      <w:r>
        <w:rPr>
          <w:i/>
          <w:iCs/>
        </w:rPr>
        <w:t xml:space="preserve">What it does</w:t>
      </w:r>
      <w:r>
        <w:t xml:space="preserve">: Share individually owned Copilot Spaces</w:t>
      </w:r>
    </w:p>
    <w:p>
      <w:pPr>
        <w:pStyle w:val="Compact"/>
        <w:numPr>
          <w:ilvl w:val="0"/>
          <w:numId w:val="1294"/>
        </w:numPr>
      </w:pPr>
      <w:r>
        <w:rPr>
          <w:i/>
          <w:iCs/>
        </w:rPr>
        <w:t xml:space="preserve">Pros</w:t>
      </w:r>
      <w:r>
        <w:t xml:space="preserve">: Collaborate while maintaining ownership</w:t>
      </w:r>
    </w:p>
    <w:p>
      <w:pPr>
        <w:pStyle w:val="Compact"/>
        <w:numPr>
          <w:ilvl w:val="0"/>
          <w:numId w:val="1294"/>
        </w:numPr>
      </w:pPr>
      <w:r>
        <w:rPr>
          <w:i/>
          <w:iCs/>
        </w:rPr>
        <w:t xml:space="preserve">Cons</w:t>
      </w:r>
      <w:r>
        <w:t xml:space="preserve">: None significant</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9"/>
    <w:bookmarkStart w:id="700"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5"/>
        </w:numPr>
      </w:pPr>
      <w:r>
        <w:t xml:space="preserve">All Copilot Chat options (GitHub.com, CLI, IDE, Mobile)</w:t>
      </w:r>
    </w:p>
    <w:p>
      <w:pPr>
        <w:pStyle w:val="Compact"/>
        <w:numPr>
          <w:ilvl w:val="0"/>
          <w:numId w:val="1295"/>
        </w:numPr>
      </w:pPr>
      <w:r>
        <w:t xml:space="preserve">Web search capability</w:t>
      </w:r>
    </w:p>
    <w:p>
      <w:pPr>
        <w:pStyle w:val="Compact"/>
        <w:numPr>
          <w:ilvl w:val="0"/>
          <w:numId w:val="1295"/>
        </w:numPr>
      </w:pPr>
      <w:r>
        <w:t xml:space="preserve">Dashboard Entry Point</w:t>
      </w:r>
    </w:p>
    <w:p>
      <w:pPr>
        <w:pStyle w:val="Compact"/>
        <w:numPr>
          <w:ilvl w:val="0"/>
          <w:numId w:val="1295"/>
        </w:numPr>
      </w:pPr>
      <w:r>
        <w:t xml:space="preserve">Copilot code review (but not automatic review initially)</w:t>
      </w:r>
    </w:p>
    <w:p>
      <w:pPr>
        <w:pStyle w:val="Compact"/>
        <w:numPr>
          <w:ilvl w:val="0"/>
          <w:numId w:val="1295"/>
        </w:numPr>
      </w:pPr>
      <w:r>
        <w:t xml:space="preserve">Copilot coding agent</w:t>
      </w:r>
    </w:p>
    <w:p>
      <w:pPr>
        <w:pStyle w:val="Compact"/>
        <w:numPr>
          <w:ilvl w:val="0"/>
          <w:numId w:val="1295"/>
        </w:numPr>
      </w:pPr>
      <w:r>
        <w:t xml:space="preserve">Copilot Memory</w:t>
      </w:r>
    </w:p>
    <w:p>
      <w:pPr>
        <w:pStyle w:val="Compact"/>
        <w:numPr>
          <w:ilvl w:val="0"/>
          <w:numId w:val="1295"/>
        </w:numPr>
      </w:pPr>
      <w:r>
        <w:t xml:space="preserve">MCP servers (if configured)</w:t>
      </w:r>
    </w:p>
    <w:p>
      <w:pPr>
        <w:pStyle w:val="Compact"/>
        <w:numPr>
          <w:ilvl w:val="0"/>
          <w:numId w:val="1295"/>
        </w:numPr>
      </w:pPr>
      <w:r>
        <w:t xml:space="preserve">Copilot-generated commit messages</w:t>
      </w:r>
    </w:p>
    <w:p>
      <w:pPr>
        <w:pStyle w:val="Compact"/>
        <w:numPr>
          <w:ilvl w:val="0"/>
          <w:numId w:val="1295"/>
        </w:numPr>
      </w:pPr>
      <w:r>
        <w:t xml:space="preserve">All Copilot Spaces options</w:t>
      </w:r>
    </w:p>
    <w:p>
      <w:pPr>
        <w:pStyle w:val="FirstParagraph"/>
      </w:pPr>
      <w:r>
        <w:rPr>
          <w:b/>
          <w:bCs/>
        </w:rPr>
        <w:t xml:space="preserve">Model selection:</w:t>
      </w:r>
    </w:p>
    <w:p>
      <w:pPr>
        <w:pStyle w:val="Compact"/>
        <w:numPr>
          <w:ilvl w:val="0"/>
          <w:numId w:val="1296"/>
        </w:numPr>
      </w:pPr>
      <w:r>
        <w:t xml:space="preserve">Default: Claude Sonnet 4.5</w:t>
      </w:r>
    </w:p>
    <w:p>
      <w:pPr>
        <w:pStyle w:val="Compact"/>
        <w:numPr>
          <w:ilvl w:val="0"/>
          <w:numId w:val="1296"/>
        </w:numPr>
      </w:pPr>
      <w:r>
        <w:t xml:space="preserve">Complex tasks: Claude Opus 4.5</w:t>
      </w:r>
    </w:p>
    <w:p>
      <w:pPr>
        <w:pStyle w:val="Compact"/>
        <w:numPr>
          <w:ilvl w:val="0"/>
          <w:numId w:val="1296"/>
        </w:numPr>
      </w:pPr>
      <w:r>
        <w:t xml:space="preserve">Quick completions: Claude Haiku 4.5</w:t>
      </w:r>
    </w:p>
    <w:p>
      <w:pPr>
        <w:pStyle w:val="FirstParagraph"/>
      </w:pPr>
      <w:r>
        <w:rPr>
          <w:b/>
          <w:bCs/>
        </w:rPr>
        <w:t xml:space="preserve">Enable with caution:</w:t>
      </w:r>
    </w:p>
    <w:p>
      <w:pPr>
        <w:pStyle w:val="Compact"/>
        <w:numPr>
          <w:ilvl w:val="0"/>
          <w:numId w:val="1297"/>
        </w:numPr>
      </w:pPr>
      <w:r>
        <w:t xml:space="preserve">Editor preview features (only if comfortable with potential instability)</w:t>
      </w:r>
    </w:p>
    <w:p>
      <w:pPr>
        <w:pStyle w:val="Compact"/>
        <w:numPr>
          <w:ilvl w:val="0"/>
          <w:numId w:val="129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00"/>
    <w:bookmarkEnd w:id="701"/>
    <w:bookmarkStart w:id="714"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2"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8"/>
        </w:numPr>
      </w:pPr>
      <w:r>
        <w:t xml:space="preserve">Faster agent startup and execution</w:t>
      </w:r>
    </w:p>
    <w:p>
      <w:pPr>
        <w:pStyle w:val="Compact"/>
        <w:numPr>
          <w:ilvl w:val="0"/>
          <w:numId w:val="1298"/>
        </w:numPr>
      </w:pPr>
      <w:r>
        <w:t xml:space="preserve">More reliable builds and tests</w:t>
      </w:r>
    </w:p>
    <w:p>
      <w:pPr>
        <w:pStyle w:val="Compact"/>
        <w:numPr>
          <w:ilvl w:val="0"/>
          <w:numId w:val="1298"/>
        </w:numPr>
      </w:pPr>
      <w:r>
        <w:t xml:space="preserve">Access to private or authenticated dependencies</w:t>
      </w:r>
    </w:p>
    <w:p>
      <w:pPr>
        <w:pStyle w:val="Compact"/>
        <w:numPr>
          <w:ilvl w:val="0"/>
          <w:numId w:val="1298"/>
        </w:numPr>
      </w:pPr>
      <w:r>
        <w:t xml:space="preserve">Consistent development environment across all agent sessions</w:t>
      </w:r>
    </w:p>
    <w:bookmarkEnd w:id="702"/>
    <w:bookmarkStart w:id="703"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3"/>
    <w:bookmarkStart w:id="704"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4"/>
    <w:bookmarkStart w:id="707"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7"/>
    <w:bookmarkStart w:id="708"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0"/>
        </w:numPr>
      </w:pPr>
      <w:r>
        <w:rPr>
          <w:rStyle w:val="VerbatimChar"/>
        </w:rPr>
        <w:t xml:space="preserve">steps</w:t>
      </w:r>
      <w:r>
        <w:t xml:space="preserve">: Setup commands and actions to run</w:t>
      </w:r>
    </w:p>
    <w:p>
      <w:pPr>
        <w:pStyle w:val="Compact"/>
        <w:numPr>
          <w:ilvl w:val="0"/>
          <w:numId w:val="130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0"/>
        </w:numPr>
      </w:pPr>
      <w:r>
        <w:rPr>
          <w:rStyle w:val="VerbatimChar"/>
        </w:rPr>
        <w:t xml:space="preserve">runs-on</w:t>
      </w:r>
      <w:r>
        <w:t xml:space="preserve">: Runner type (Ubuntu x64 Linux only)</w:t>
      </w:r>
    </w:p>
    <w:p>
      <w:pPr>
        <w:pStyle w:val="Compact"/>
        <w:numPr>
          <w:ilvl w:val="0"/>
          <w:numId w:val="1300"/>
        </w:numPr>
      </w:pPr>
      <w:r>
        <w:rPr>
          <w:rStyle w:val="VerbatimChar"/>
        </w:rPr>
        <w:t xml:space="preserve">services</w:t>
      </w:r>
      <w:r>
        <w:t xml:space="preserve">: Database or service containers</w:t>
      </w:r>
    </w:p>
    <w:p>
      <w:pPr>
        <w:pStyle w:val="Compact"/>
        <w:numPr>
          <w:ilvl w:val="0"/>
          <w:numId w:val="1300"/>
        </w:numPr>
      </w:pPr>
      <w:r>
        <w:rPr>
          <w:rStyle w:val="VerbatimChar"/>
        </w:rPr>
        <w:t xml:space="preserve">snapshot</w:t>
      </w:r>
      <w:r>
        <w:t xml:space="preserve">: Save environment state</w:t>
      </w:r>
    </w:p>
    <w:p>
      <w:pPr>
        <w:pStyle w:val="Compact"/>
        <w:numPr>
          <w:ilvl w:val="0"/>
          <w:numId w:val="1300"/>
        </w:numPr>
      </w:pPr>
      <w:r>
        <w:rPr>
          <w:rStyle w:val="VerbatimChar"/>
        </w:rPr>
        <w:t xml:space="preserve">timeout-minutes</w:t>
      </w:r>
      <w:r>
        <w:t xml:space="preserve">: Maximum 59 minutes</w:t>
      </w:r>
    </w:p>
    <w:p>
      <w:pPr>
        <w:pStyle w:val="FirstParagraph"/>
      </w:pPr>
      <w:r>
        <w:t xml:space="preserve">All other workflow settings are ignored by Copilot.</w:t>
      </w:r>
    </w:p>
    <w:bookmarkEnd w:id="708"/>
    <w:bookmarkStart w:id="709"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9"/>
    <w:bookmarkStart w:id="710"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1"/>
        </w:numPr>
      </w:pPr>
      <w:r>
        <w:t xml:space="preserve">Navigate to your repository’s</w:t>
      </w:r>
      <w:r>
        <w:t xml:space="preserve"> </w:t>
      </w:r>
      <w:r>
        <w:rPr>
          <w:b/>
          <w:bCs/>
        </w:rPr>
        <w:t xml:space="preserve">Settings</w:t>
      </w:r>
    </w:p>
    <w:p>
      <w:pPr>
        <w:pStyle w:val="Compact"/>
        <w:numPr>
          <w:ilvl w:val="0"/>
          <w:numId w:val="1301"/>
        </w:numPr>
      </w:pPr>
      <w:r>
        <w:t xml:space="preserve">Go to</w:t>
      </w:r>
      <w:r>
        <w:t xml:space="preserve"> </w:t>
      </w:r>
      <w:r>
        <w:rPr>
          <w:b/>
          <w:bCs/>
        </w:rPr>
        <w:t xml:space="preserve">Environments</w:t>
      </w:r>
    </w:p>
    <w:p>
      <w:pPr>
        <w:pStyle w:val="Compact"/>
        <w:numPr>
          <w:ilvl w:val="0"/>
          <w:numId w:val="130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1"/>
        </w:numPr>
      </w:pPr>
      <w:r>
        <w:t xml:space="preserve">Add environment variables or secrets as needed</w:t>
      </w:r>
    </w:p>
    <w:p>
      <w:pPr>
        <w:pStyle w:val="FirstParagraph"/>
      </w:pPr>
      <w:r>
        <w:t xml:space="preserve">Use secrets for sensitive values like API keys or passwords.</w:t>
      </w:r>
    </w:p>
    <w:bookmarkEnd w:id="710"/>
    <w:bookmarkStart w:id="711"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1"/>
    <w:bookmarkStart w:id="712"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2"/>
    <w:bookmarkStart w:id="713"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6">
        <w:r>
          <w:rPr>
            <w:rStyle w:val="Hyperlink"/>
          </w:rPr>
          <w:t xml:space="preserve">Customizing the development environment for GitHub Copilot coding agent</w:t>
        </w:r>
      </w:hyperlink>
      <w:r>
        <w:t xml:space="preserve">.</w:t>
      </w:r>
    </w:p>
    <w:bookmarkEnd w:id="713"/>
    <w:bookmarkEnd w:id="714"/>
    <w:bookmarkStart w:id="718"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8"/>
    <w:bookmarkStart w:id="723"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2"/>
        </w:numPr>
      </w:pPr>
      <w:r>
        <w:t xml:space="preserve">Lab members can export Quarto content to Word format for review</w:t>
      </w:r>
    </w:p>
    <w:p>
      <w:pPr>
        <w:pStyle w:val="Compact"/>
        <w:numPr>
          <w:ilvl w:val="0"/>
          <w:numId w:val="1302"/>
        </w:numPr>
      </w:pPr>
      <w:r>
        <w:t xml:space="preserve">Reviewers can make edits, add tracked changes, and insert comments in Word</w:t>
      </w:r>
    </w:p>
    <w:p>
      <w:pPr>
        <w:pStyle w:val="Compact"/>
        <w:numPr>
          <w:ilvl w:val="0"/>
          <w:numId w:val="1302"/>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3"/>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3"/>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3"/>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2"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4"/>
        </w:numPr>
      </w:pPr>
      <w:hyperlink r:id="rId719">
        <w:r>
          <w:rPr>
            <w:rStyle w:val="Hyperlink"/>
          </w:rPr>
          <w:t xml:space="preserve">Quarto CLI Issue #6357</w:t>
        </w:r>
      </w:hyperlink>
    </w:p>
    <w:p>
      <w:pPr>
        <w:pStyle w:val="Compact"/>
        <w:numPr>
          <w:ilvl w:val="0"/>
          <w:numId w:val="1304"/>
        </w:numPr>
      </w:pPr>
      <w:hyperlink r:id="rId720">
        <w:r>
          <w:rPr>
            <w:rStyle w:val="Hyperlink"/>
          </w:rPr>
          <w:t xml:space="preserve">Quarto Discussion #6544</w:t>
        </w:r>
      </w:hyperlink>
    </w:p>
    <w:p>
      <w:pPr>
        <w:pStyle w:val="Compact"/>
        <w:numPr>
          <w:ilvl w:val="0"/>
          <w:numId w:val="1304"/>
        </w:numPr>
      </w:pPr>
      <w:hyperlink r:id="rId72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5"/>
        </w:numPr>
      </w:pPr>
      <w:r>
        <w:t xml:space="preserve">Open the generated DOCX file in Microsoft Word</w:t>
      </w:r>
    </w:p>
    <w:p>
      <w:pPr>
        <w:pStyle w:val="Compact"/>
        <w:numPr>
          <w:ilvl w:val="0"/>
          <w:numId w:val="1305"/>
        </w:numPr>
      </w:pPr>
      <w:r>
        <w:t xml:space="preserve">Immediately save the file (File → Save, or Ctrl+S/Cmd+S)</w:t>
      </w:r>
    </w:p>
    <w:p>
      <w:pPr>
        <w:pStyle w:val="Compact"/>
        <w:numPr>
          <w:ilvl w:val="0"/>
          <w:numId w:val="1305"/>
        </w:numPr>
      </w:pPr>
      <w:r>
        <w:t xml:space="preserve">Close and re-open the file to verify it no longer shows</w:t>
      </w:r>
      <w:r>
        <w:t xml:space="preserve"> </w:t>
      </w:r>
      <w:r>
        <w:t xml:space="preserve">“Document 1”</w:t>
      </w:r>
    </w:p>
    <w:p>
      <w:pPr>
        <w:pStyle w:val="Compact"/>
        <w:numPr>
          <w:ilvl w:val="0"/>
          <w:numId w:val="1305"/>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2"/>
    <w:bookmarkEnd w:id="723"/>
    <w:bookmarkStart w:id="724"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6"/>
        </w:numPr>
      </w:pPr>
      <w:r>
        <w:t xml:space="preserve">Markdown and Quarto formatting rules (e.g., blank lines before lists, line breaks in prose)</w:t>
      </w:r>
    </w:p>
    <w:p>
      <w:pPr>
        <w:pStyle w:val="Compact"/>
        <w:numPr>
          <w:ilvl w:val="0"/>
          <w:numId w:val="13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6"/>
        </w:numPr>
      </w:pPr>
      <w:r>
        <w:t xml:space="preserve">File organization patterns (e.g., using Quarto includes for modular content)</w:t>
      </w:r>
    </w:p>
    <w:p>
      <w:pPr>
        <w:pStyle w:val="Compact"/>
        <w:numPr>
          <w:ilvl w:val="0"/>
          <w:numId w:val="1306"/>
        </w:numPr>
      </w:pPr>
      <w:r>
        <w:t xml:space="preserve">How to work with DOCX files for hybrid editing workflows</w:t>
      </w:r>
    </w:p>
    <w:p>
      <w:pPr>
        <w:pStyle w:val="Compact"/>
        <w:numPr>
          <w:ilvl w:val="0"/>
          <w:numId w:val="1306"/>
        </w:numPr>
      </w:pPr>
      <w:r>
        <w:t xml:space="preserve">Version control best practices</w:t>
      </w:r>
      <w:r>
        <w:t xml:space="preserve"> </w:t>
      </w:r>
      <w:r>
        <w:t xml:space="preserve">(e.g., do not commit rendered artifacts that are generated only for preview/review)</w:t>
      </w:r>
    </w:p>
    <w:p>
      <w:pPr>
        <w:pStyle w:val="Compact"/>
        <w:numPr>
          <w:ilvl w:val="0"/>
          <w:numId w:val="13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4"/>
    <w:bookmarkStart w:id="725"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7"/>
        </w:numPr>
      </w:pPr>
      <w:r>
        <w:rPr>
          <w:b/>
          <w:bCs/>
        </w:rPr>
        <w:t xml:space="preserve">AI has more bandwidth</w:t>
      </w:r>
      <w:r>
        <w:t xml:space="preserve">: Copilot can review code immediately without competing priorities</w:t>
      </w:r>
    </w:p>
    <w:p>
      <w:pPr>
        <w:pStyle w:val="Compact"/>
        <w:numPr>
          <w:ilvl w:val="0"/>
          <w:numId w:val="1307"/>
        </w:numPr>
      </w:pPr>
      <w:r>
        <w:rPr>
          <w:b/>
          <w:bCs/>
        </w:rPr>
        <w:t xml:space="preserve">Catch common issues early</w:t>
      </w:r>
      <w:r>
        <w:t xml:space="preserve">: Copilot excels at identifying bugs, logic errors, security vulnerabilities, and style inconsistencies</w:t>
      </w:r>
    </w:p>
    <w:p>
      <w:pPr>
        <w:pStyle w:val="Compact"/>
        <w:numPr>
          <w:ilvl w:val="0"/>
          <w:numId w:val="1307"/>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7"/>
        </w:numPr>
      </w:pPr>
      <w:r>
        <w:rPr>
          <w:b/>
          <w:bCs/>
        </w:rPr>
        <w:t xml:space="preserve">Learn from feedback</w:t>
      </w:r>
      <w:r>
        <w:t xml:space="preserve">: Even experienced developers benefit from Copilot’s perspective on best practices and potential improvements</w:t>
      </w:r>
    </w:p>
    <w:p>
      <w:pPr>
        <w:pStyle w:val="Compact"/>
        <w:numPr>
          <w:ilvl w:val="0"/>
          <w:numId w:val="1307"/>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8"/>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8"/>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9"/>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9"/>
        </w:numPr>
      </w:pPr>
      <w:r>
        <w:rPr>
          <w:b/>
          <w:bCs/>
        </w:rPr>
        <w:t xml:space="preserve">If the comment is incorrect or not applicable</w:t>
      </w:r>
      <w:r>
        <w:t xml:space="preserve">: Dismiss the comment with an explanation for why it doesn’t apply</w:t>
      </w:r>
    </w:p>
    <w:p>
      <w:pPr>
        <w:pStyle w:val="Compact"/>
        <w:numPr>
          <w:ilvl w:val="1"/>
          <w:numId w:val="1309"/>
        </w:numPr>
      </w:pPr>
      <w:r>
        <w:rPr>
          <w:b/>
          <w:bCs/>
        </w:rPr>
        <w:t xml:space="preserve">If you’re uncertain</w:t>
      </w:r>
      <w:r>
        <w:t xml:space="preserve">: Seek a second opinion from a human reviewer or do additional research</w:t>
      </w:r>
    </w:p>
    <w:p>
      <w:pPr>
        <w:numPr>
          <w:ilvl w:val="0"/>
          <w:numId w:val="1308"/>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8"/>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8"/>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0"/>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0"/>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0"/>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0"/>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5"/>
    <w:bookmarkStart w:id="726"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1"/>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1"/>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1"/>
        </w:numPr>
      </w:pPr>
      <w:r>
        <w:rPr>
          <w:b/>
          <w:bCs/>
        </w:rPr>
        <w:t xml:space="preserve">PR author(s)</w:t>
      </w:r>
      <w:r>
        <w:t xml:space="preserve">: Makes commits to the PR branch (when Copilot creates commits, both Copilot and the prompter are co-authors)</w:t>
      </w:r>
    </w:p>
    <w:p>
      <w:pPr>
        <w:pStyle w:val="Compact"/>
        <w:numPr>
          <w:ilvl w:val="0"/>
          <w:numId w:val="1311"/>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1"/>
        </w:numPr>
      </w:pPr>
      <w:r>
        <w:rPr>
          <w:b/>
          <w:bCs/>
        </w:rPr>
        <w:t xml:space="preserve">PR reviewer(s)</w:t>
      </w:r>
      <w:r>
        <w:t xml:space="preserve">: Reviews the PR and provides feedback. The PR manager often also serves as the lead reviewer</w:t>
      </w:r>
    </w:p>
    <w:p>
      <w:pPr>
        <w:pStyle w:val="Compact"/>
        <w:numPr>
          <w:ilvl w:val="0"/>
          <w:numId w:val="1311"/>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2"/>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2"/>
        </w:numPr>
      </w:pPr>
      <w:r>
        <w:t xml:space="preserve">The prompter may or may not be the same person who originally created the issue</w:t>
      </w:r>
    </w:p>
    <w:p>
      <w:pPr>
        <w:pStyle w:val="Compact"/>
        <w:numPr>
          <w:ilvl w:val="1"/>
          <w:numId w:val="1313"/>
        </w:numPr>
      </w:pPr>
      <w:r>
        <w:t xml:space="preserve">In projects with a user base, users often submit issues (bug reports, feature requests)</w:t>
      </w:r>
    </w:p>
    <w:p>
      <w:pPr>
        <w:pStyle w:val="Compact"/>
        <w:numPr>
          <w:ilvl w:val="1"/>
          <w:numId w:val="1313"/>
        </w:numPr>
      </w:pPr>
      <w:r>
        <w:t xml:space="preserve">A project maintainer then steps in, adds their perspective, and assigns the issue to Copilot</w:t>
      </w:r>
    </w:p>
    <w:p>
      <w:pPr>
        <w:pStyle w:val="Compact"/>
        <w:numPr>
          <w:ilvl w:val="1"/>
          <w:numId w:val="1313"/>
        </w:numPr>
      </w:pPr>
      <w:r>
        <w:t xml:space="preserve">In this case, the maintainer who assigned Copilot is the prompter, not the original issue creator</w:t>
      </w:r>
    </w:p>
    <w:p>
      <w:pPr>
        <w:pStyle w:val="Compact"/>
        <w:numPr>
          <w:ilvl w:val="0"/>
          <w:numId w:val="1312"/>
        </w:numPr>
      </w:pPr>
      <w:r>
        <w:t xml:space="preserve">Copilot created the PR with the prompter as co-author</w:t>
      </w:r>
    </w:p>
    <w:p>
      <w:pPr>
        <w:pStyle w:val="Compact"/>
        <w:numPr>
          <w:ilvl w:val="0"/>
          <w:numId w:val="1312"/>
        </w:numPr>
      </w:pPr>
      <w:r>
        <w:t xml:space="preserve">The prompter (now acting as PR manager) requested your review</w:t>
      </w:r>
    </w:p>
    <w:p>
      <w:pPr>
        <w:pStyle w:val="Compact"/>
        <w:numPr>
          <w:ilvl w:val="0"/>
          <w:numId w:val="1312"/>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4"/>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5"/>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5"/>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5"/>
        </w:numPr>
      </w:pPr>
      <w:r>
        <w:t xml:space="preserve">Both options allow you to provide feedback without directly triggering Copilot</w:t>
      </w:r>
    </w:p>
    <w:p>
      <w:pPr>
        <w:pStyle w:val="Compact"/>
        <w:numPr>
          <w:ilvl w:val="0"/>
          <w:numId w:val="1314"/>
        </w:numPr>
      </w:pPr>
      <w:r>
        <w:rPr>
          <w:b/>
          <w:bCs/>
        </w:rPr>
        <w:t xml:space="preserve">Don’t ask Copilot to make changes directly</w:t>
      </w:r>
      <w:r>
        <w:t xml:space="preserve">:</w:t>
      </w:r>
    </w:p>
    <w:p>
      <w:pPr>
        <w:pStyle w:val="Compact"/>
        <w:numPr>
          <w:ilvl w:val="1"/>
          <w:numId w:val="1316"/>
        </w:numPr>
      </w:pPr>
      <w:r>
        <w:t xml:space="preserve">Avoid using features that would trigger Copilot to start working immediately</w:t>
      </w:r>
    </w:p>
    <w:p>
      <w:pPr>
        <w:pStyle w:val="Compact"/>
        <w:numPr>
          <w:ilvl w:val="1"/>
          <w:numId w:val="1316"/>
        </w:numPr>
      </w:pPr>
      <w:r>
        <w:t xml:space="preserve">Let the PR manager decide whether to ask Copilot to address your comments or make changes themselves</w:t>
      </w:r>
    </w:p>
    <w:p>
      <w:pPr>
        <w:pStyle w:val="Compact"/>
        <w:numPr>
          <w:ilvl w:val="0"/>
          <w:numId w:val="1314"/>
        </w:numPr>
      </w:pPr>
      <w:r>
        <w:rPr>
          <w:b/>
          <w:bCs/>
        </w:rPr>
        <w:t xml:space="preserve">Write clear, actionable comments</w:t>
      </w:r>
      <w:r>
        <w:t xml:space="preserve">:</w:t>
      </w:r>
    </w:p>
    <w:p>
      <w:pPr>
        <w:pStyle w:val="Compact"/>
        <w:numPr>
          <w:ilvl w:val="1"/>
          <w:numId w:val="1317"/>
        </w:numPr>
      </w:pPr>
      <w:r>
        <w:t xml:space="preserve">Explain what needs to change and why</w:t>
      </w:r>
    </w:p>
    <w:p>
      <w:pPr>
        <w:pStyle w:val="Compact"/>
        <w:numPr>
          <w:ilvl w:val="1"/>
          <w:numId w:val="1317"/>
        </w:numPr>
      </w:pPr>
      <w:r>
        <w:t xml:space="preserve">Suggest specific solutions when appropriate</w:t>
      </w:r>
    </w:p>
    <w:p>
      <w:pPr>
        <w:pStyle w:val="Compact"/>
        <w:numPr>
          <w:ilvl w:val="1"/>
          <w:numId w:val="1317"/>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8"/>
        </w:numPr>
      </w:pPr>
      <w:r>
        <w:rPr>
          <w:b/>
          <w:bCs/>
        </w:rPr>
        <w:t xml:space="preserve">Review all comments carefully</w:t>
      </w:r>
      <w:r>
        <w:t xml:space="preserve">:</w:t>
      </w:r>
    </w:p>
    <w:p>
      <w:pPr>
        <w:pStyle w:val="Compact"/>
        <w:numPr>
          <w:ilvl w:val="1"/>
          <w:numId w:val="1319"/>
        </w:numPr>
      </w:pPr>
      <w:r>
        <w:t xml:space="preserve">Decide which comments you agree with</w:t>
      </w:r>
    </w:p>
    <w:p>
      <w:pPr>
        <w:pStyle w:val="Compact"/>
        <w:numPr>
          <w:ilvl w:val="1"/>
          <w:numId w:val="1319"/>
        </w:numPr>
      </w:pPr>
      <w:r>
        <w:t xml:space="preserve">Dismiss or respond to comments you don’t entirely agree with</w:t>
      </w:r>
    </w:p>
    <w:p>
      <w:pPr>
        <w:pStyle w:val="Compact"/>
        <w:numPr>
          <w:ilvl w:val="1"/>
          <w:numId w:val="1319"/>
        </w:numPr>
      </w:pPr>
      <w:r>
        <w:t xml:space="preserve">This ensures Copilot only addresses feedback you’ve validated</w:t>
      </w:r>
    </w:p>
    <w:p>
      <w:pPr>
        <w:pStyle w:val="Compact"/>
        <w:numPr>
          <w:ilvl w:val="0"/>
          <w:numId w:val="1318"/>
        </w:numPr>
      </w:pPr>
      <w:r>
        <w:rPr>
          <w:b/>
          <w:bCs/>
        </w:rPr>
        <w:t xml:space="preserve">Choose how to address valid feedback</w:t>
      </w:r>
      <w:r>
        <w:t xml:space="preserve">:</w:t>
      </w:r>
    </w:p>
    <w:p>
      <w:pPr>
        <w:pStyle w:val="Compact"/>
        <w:numPr>
          <w:ilvl w:val="1"/>
          <w:numId w:val="1320"/>
        </w:numPr>
      </w:pPr>
      <w:r>
        <w:rPr>
          <w:b/>
          <w:bCs/>
        </w:rPr>
        <w:t xml:space="preserve">Option A</w:t>
      </w:r>
      <w:r>
        <w:t xml:space="preserve">: Make the changes yourself (faster for simple fixes)</w:t>
      </w:r>
    </w:p>
    <w:p>
      <w:pPr>
        <w:pStyle w:val="Compact"/>
        <w:numPr>
          <w:ilvl w:val="1"/>
          <w:numId w:val="1320"/>
        </w:numPr>
      </w:pPr>
      <w:r>
        <w:rPr>
          <w:b/>
          <w:bCs/>
        </w:rPr>
        <w:t xml:space="preserve">Option B</w:t>
      </w:r>
      <w:r>
        <w:t xml:space="preserve">: Ask Copilot to address the feedback (better for complex changes)</w:t>
      </w:r>
    </w:p>
    <w:p>
      <w:pPr>
        <w:pStyle w:val="Compact"/>
        <w:numPr>
          <w:ilvl w:val="1"/>
          <w:numId w:val="1320"/>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8"/>
        </w:numPr>
      </w:pPr>
      <w:r>
        <w:rPr>
          <w:b/>
          <w:bCs/>
        </w:rPr>
        <w:t xml:space="preserve">Maintain clear communication</w:t>
      </w:r>
      <w:r>
        <w:t xml:space="preserve">:</w:t>
      </w:r>
    </w:p>
    <w:p>
      <w:pPr>
        <w:pStyle w:val="Compact"/>
        <w:numPr>
          <w:ilvl w:val="1"/>
          <w:numId w:val="1321"/>
        </w:numPr>
      </w:pPr>
      <w:r>
        <w:t xml:space="preserve">Let reviewers know how you plan to address their feedback</w:t>
      </w:r>
    </w:p>
    <w:p>
      <w:pPr>
        <w:pStyle w:val="Compact"/>
        <w:numPr>
          <w:ilvl w:val="1"/>
          <w:numId w:val="1321"/>
        </w:numPr>
      </w:pPr>
      <w:r>
        <w:t xml:space="preserve">Mark conversations as resolved after addressing them</w:t>
      </w:r>
    </w:p>
    <w:p>
      <w:pPr>
        <w:pStyle w:val="Compact"/>
        <w:numPr>
          <w:ilvl w:val="1"/>
          <w:numId w:val="1321"/>
        </w:numPr>
      </w:pPr>
      <w:r>
        <w:t xml:space="preserve">Request re-review from humans after Copilot makes significant changes</w:t>
      </w:r>
    </w:p>
    <w:p>
      <w:pPr>
        <w:pStyle w:val="Compact"/>
        <w:numPr>
          <w:ilvl w:val="1"/>
          <w:numId w:val="1321"/>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2"/>
        </w:numPr>
      </w:pPr>
      <w:r>
        <w:t xml:space="preserve">The original PR manager is unavailable or on leave</w:t>
      </w:r>
    </w:p>
    <w:p>
      <w:pPr>
        <w:pStyle w:val="Compact"/>
        <w:numPr>
          <w:ilvl w:val="0"/>
          <w:numId w:val="1322"/>
        </w:numPr>
      </w:pPr>
      <w:r>
        <w:t xml:space="preserve">Someone with different expertise needs to guide the remaining work</w:t>
      </w:r>
    </w:p>
    <w:p>
      <w:pPr>
        <w:pStyle w:val="Compact"/>
        <w:numPr>
          <w:ilvl w:val="0"/>
          <w:numId w:val="1322"/>
        </w:numPr>
      </w:pPr>
      <w:r>
        <w:t xml:space="preserve">Responsibilities are being redistributed within the team</w:t>
      </w:r>
    </w:p>
    <w:p>
      <w:pPr>
        <w:pStyle w:val="FirstParagraph"/>
      </w:pPr>
      <w:r>
        <w:t xml:space="preserve">To transfer the PR manager role:</w:t>
      </w:r>
    </w:p>
    <w:p>
      <w:pPr>
        <w:pStyle w:val="Compact"/>
        <w:numPr>
          <w:ilvl w:val="0"/>
          <w:numId w:val="1323"/>
        </w:numPr>
      </w:pPr>
      <w:r>
        <w:t xml:space="preserve">The original PR manager should clearly communicate the handover to all reviewers</w:t>
      </w:r>
    </w:p>
    <w:p>
      <w:pPr>
        <w:pStyle w:val="Compact"/>
        <w:numPr>
          <w:ilvl w:val="0"/>
          <w:numId w:val="1323"/>
        </w:numPr>
      </w:pPr>
      <w:r>
        <w:t xml:space="preserve">The new PR manager should review the PR’s history and any open feedback</w:t>
      </w:r>
    </w:p>
    <w:p>
      <w:pPr>
        <w:pStyle w:val="Compact"/>
        <w:numPr>
          <w:ilvl w:val="0"/>
          <w:numId w:val="1323"/>
        </w:numPr>
      </w:pPr>
      <w:r>
        <w:t xml:space="preserve">The new PR manager should take over responding to Copilot and managing future iterations</w:t>
      </w:r>
    </w:p>
    <w:p>
      <w:pPr>
        <w:pStyle w:val="Compact"/>
        <w:numPr>
          <w:ilvl w:val="0"/>
          <w:numId w:val="1323"/>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6"/>
    <w:bookmarkEnd w:id="727"/>
    <w:bookmarkEnd w:id="728"/>
    <w:bookmarkStart w:id="738" w:name="checklists"/>
    <w:p>
      <w:pPr>
        <w:pStyle w:val="Heading1"/>
      </w:pPr>
      <w:r>
        <w:t xml:space="preserve">19. Checklists</w:t>
      </w:r>
    </w:p>
    <w:p>
      <w:pPr>
        <w:pStyle w:val="FirstParagraph"/>
      </w:pPr>
      <w:r>
        <w:t xml:space="preserve">Adapted by UCD-SeRG team from</w:t>
      </w:r>
      <w:r>
        <w:t xml:space="preserve"> </w:t>
      </w:r>
      <w:hyperlink r:id="rId729">
        <w:r>
          <w:rPr>
            <w:rStyle w:val="Hyperlink"/>
          </w:rPr>
          <w:t xml:space="preserve">original by Jade Benjamin-Chung</w:t>
        </w:r>
      </w:hyperlink>
    </w:p>
    <w:bookmarkStart w:id="730" w:name="pre-analysis-plan-checklist"/>
    <w:p>
      <w:pPr>
        <w:pStyle w:val="Heading2"/>
      </w:pPr>
      <w:r>
        <w:t xml:space="preserve">19.1 Pre-analysis plan checklist</w:t>
      </w:r>
    </w:p>
    <w:p>
      <w:pPr>
        <w:pStyle w:val="Compact"/>
        <w:numPr>
          <w:ilvl w:val="0"/>
          <w:numId w:val="1324"/>
        </w:numPr>
      </w:pPr>
      <w:r>
        <w:t xml:space="preserve">Brief background on the study (a condensed version of the introduction section of the paper)</w:t>
      </w:r>
    </w:p>
    <w:p>
      <w:pPr>
        <w:pStyle w:val="Compact"/>
        <w:numPr>
          <w:ilvl w:val="0"/>
          <w:numId w:val="1324"/>
        </w:numPr>
      </w:pPr>
      <w:r>
        <w:t xml:space="preserve">Hypotheses / objectives</w:t>
      </w:r>
    </w:p>
    <w:p>
      <w:pPr>
        <w:pStyle w:val="Compact"/>
        <w:numPr>
          <w:ilvl w:val="0"/>
          <w:numId w:val="1324"/>
        </w:numPr>
      </w:pPr>
      <w:r>
        <w:t xml:space="preserve">Study design</w:t>
      </w:r>
    </w:p>
    <w:p>
      <w:pPr>
        <w:pStyle w:val="Compact"/>
        <w:numPr>
          <w:ilvl w:val="0"/>
          <w:numId w:val="1324"/>
        </w:numPr>
      </w:pPr>
      <w:r>
        <w:t xml:space="preserve">Description of data</w:t>
      </w:r>
    </w:p>
    <w:p>
      <w:pPr>
        <w:pStyle w:val="Compact"/>
        <w:numPr>
          <w:ilvl w:val="0"/>
          <w:numId w:val="1324"/>
        </w:numPr>
      </w:pPr>
      <w:r>
        <w:t xml:space="preserve">Definition of outcomes</w:t>
      </w:r>
    </w:p>
    <w:p>
      <w:pPr>
        <w:pStyle w:val="Compact"/>
        <w:numPr>
          <w:ilvl w:val="0"/>
          <w:numId w:val="1324"/>
        </w:numPr>
      </w:pPr>
      <w:r>
        <w:t xml:space="preserve">Definition of interventions / exposures</w:t>
      </w:r>
    </w:p>
    <w:p>
      <w:pPr>
        <w:pStyle w:val="Compact"/>
        <w:numPr>
          <w:ilvl w:val="0"/>
          <w:numId w:val="1324"/>
        </w:numPr>
      </w:pPr>
      <w:r>
        <w:t xml:space="preserve">Definition of covariates</w:t>
      </w:r>
    </w:p>
    <w:p>
      <w:pPr>
        <w:pStyle w:val="Compact"/>
        <w:numPr>
          <w:ilvl w:val="0"/>
          <w:numId w:val="1324"/>
        </w:numPr>
      </w:pPr>
      <w:r>
        <w:t xml:space="preserve">Statistical power calculation</w:t>
      </w:r>
    </w:p>
    <w:p>
      <w:pPr>
        <w:pStyle w:val="Compact"/>
        <w:numPr>
          <w:ilvl w:val="0"/>
          <w:numId w:val="1324"/>
        </w:numPr>
      </w:pPr>
      <w:r>
        <w:t xml:space="preserve">Statistical model description</w:t>
      </w:r>
    </w:p>
    <w:p>
      <w:pPr>
        <w:pStyle w:val="Compact"/>
        <w:numPr>
          <w:ilvl w:val="0"/>
          <w:numId w:val="1324"/>
        </w:numPr>
      </w:pPr>
      <w:r>
        <w:t xml:space="preserve">Covariate selection / screening</w:t>
      </w:r>
    </w:p>
    <w:p>
      <w:pPr>
        <w:pStyle w:val="Compact"/>
        <w:numPr>
          <w:ilvl w:val="0"/>
          <w:numId w:val="1324"/>
        </w:numPr>
      </w:pPr>
      <w:r>
        <w:t xml:space="preserve">Standard error estimation method</w:t>
      </w:r>
    </w:p>
    <w:p>
      <w:pPr>
        <w:pStyle w:val="Compact"/>
        <w:numPr>
          <w:ilvl w:val="0"/>
          <w:numId w:val="1324"/>
        </w:numPr>
      </w:pPr>
      <w:r>
        <w:t xml:space="preserve">Missing data analysis</w:t>
      </w:r>
    </w:p>
    <w:p>
      <w:pPr>
        <w:pStyle w:val="Compact"/>
        <w:numPr>
          <w:ilvl w:val="0"/>
          <w:numId w:val="1324"/>
        </w:numPr>
      </w:pPr>
      <w:r>
        <w:t xml:space="preserve">Assessment of effect modification / subgroup analyses</w:t>
      </w:r>
    </w:p>
    <w:p>
      <w:pPr>
        <w:pStyle w:val="Compact"/>
        <w:numPr>
          <w:ilvl w:val="0"/>
          <w:numId w:val="1324"/>
        </w:numPr>
      </w:pPr>
      <w:r>
        <w:t xml:space="preserve">Sensitivity analyses</w:t>
      </w:r>
    </w:p>
    <w:p>
      <w:pPr>
        <w:pStyle w:val="Compact"/>
        <w:numPr>
          <w:ilvl w:val="0"/>
          <w:numId w:val="1324"/>
        </w:numPr>
      </w:pPr>
      <w:r>
        <w:t xml:space="preserve">Negative control analyses</w:t>
      </w:r>
    </w:p>
    <w:bookmarkEnd w:id="730"/>
    <w:bookmarkStart w:id="732" w:name="code-checklist"/>
    <w:p>
      <w:pPr>
        <w:pStyle w:val="Heading2"/>
      </w:pPr>
      <w:r>
        <w:t xml:space="preserve">19.2 Code checklist</w:t>
      </w:r>
    </w:p>
    <w:p>
      <w:pPr>
        <w:pStyle w:val="Compact"/>
        <w:numPr>
          <w:ilvl w:val="0"/>
          <w:numId w:val="1325"/>
        </w:numPr>
      </w:pPr>
      <w:r>
        <w:t xml:space="preserve">Does the script run without errors?</w:t>
      </w:r>
    </w:p>
    <w:p>
      <w:pPr>
        <w:pStyle w:val="Compact"/>
        <w:numPr>
          <w:ilvl w:val="0"/>
          <w:numId w:val="1325"/>
        </w:numPr>
      </w:pPr>
      <w:r>
        <w:t xml:space="preserve">Is code self-contained within repo and/or associated Box folder?</w:t>
      </w:r>
    </w:p>
    <w:p>
      <w:pPr>
        <w:pStyle w:val="Compact"/>
        <w:numPr>
          <w:ilvl w:val="0"/>
          <w:numId w:val="1325"/>
        </w:numPr>
      </w:pPr>
      <w:r>
        <w:t xml:space="preserve">Is all commented out code / remarks removed?</w:t>
      </w:r>
    </w:p>
    <w:p>
      <w:pPr>
        <w:pStyle w:val="Compact"/>
        <w:numPr>
          <w:ilvl w:val="0"/>
          <w:numId w:val="1325"/>
        </w:numPr>
      </w:pPr>
      <w:r>
        <w:t xml:space="preserve">Does the header accurately describe the process completed in the script?</w:t>
      </w:r>
    </w:p>
    <w:p>
      <w:pPr>
        <w:pStyle w:val="Compact"/>
        <w:numPr>
          <w:ilvl w:val="0"/>
          <w:numId w:val="1325"/>
        </w:numPr>
      </w:pPr>
      <w:r>
        <w:t xml:space="preserve">Is the script pushed to its github repository?</w:t>
      </w:r>
    </w:p>
    <w:p>
      <w:pPr>
        <w:pStyle w:val="Compact"/>
        <w:numPr>
          <w:ilvl w:val="0"/>
          <w:numId w:val="1325"/>
        </w:numPr>
      </w:pPr>
      <w:r>
        <w:t xml:space="preserve">Does the code adhere to the</w:t>
      </w:r>
      <w:r>
        <w:t xml:space="preserve"> </w:t>
      </w:r>
      <w:hyperlink r:id="rId731">
        <w:r>
          <w:rPr>
            <w:rStyle w:val="Hyperlink"/>
          </w:rPr>
          <w:t xml:space="preserve">coding style guide</w:t>
        </w:r>
      </w:hyperlink>
      <w:r>
        <w:t xml:space="preserve">?</w:t>
      </w:r>
    </w:p>
    <w:p>
      <w:pPr>
        <w:pStyle w:val="Compact"/>
        <w:numPr>
          <w:ilvl w:val="0"/>
          <w:numId w:val="1325"/>
        </w:numPr>
      </w:pPr>
      <w:r>
        <w:t xml:space="preserve">Are all warnings ignorable? Should any warnings be intentionally suppressed or addressed?</w:t>
      </w:r>
    </w:p>
    <w:bookmarkEnd w:id="732"/>
    <w:bookmarkStart w:id="734"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6"/>
        </w:numPr>
      </w:pPr>
      <w:r>
        <w:t xml:space="preserve">Are the study results within the manuscript replicable (i.e., if you rerun the code in the study’s repository, the tables and figures will be exactly replicated?)</w:t>
      </w:r>
    </w:p>
    <w:p>
      <w:pPr>
        <w:pStyle w:val="Compact"/>
        <w:numPr>
          <w:ilvl w:val="0"/>
          <w:numId w:val="1326"/>
        </w:numPr>
      </w:pPr>
      <w:r>
        <w:t xml:space="preserve">Is a target journal selected?</w:t>
      </w:r>
    </w:p>
    <w:p>
      <w:pPr>
        <w:pStyle w:val="Compact"/>
        <w:numPr>
          <w:ilvl w:val="0"/>
          <w:numId w:val="1326"/>
        </w:numPr>
      </w:pPr>
      <w:r>
        <w:t xml:space="preserve">Is the title declarative, in other words, does it state the object/findings rather than suggest them?</w:t>
      </w:r>
    </w:p>
    <w:p>
      <w:pPr>
        <w:pStyle w:val="Compact"/>
        <w:numPr>
          <w:ilvl w:val="0"/>
          <w:numId w:val="1326"/>
        </w:numPr>
      </w:pPr>
      <w:r>
        <w:t xml:space="preserve">Is the word count of the manuscript close to the target journal’s allowance?</w:t>
      </w:r>
    </w:p>
    <w:p>
      <w:pPr>
        <w:pStyle w:val="Compact"/>
        <w:numPr>
          <w:ilvl w:val="0"/>
          <w:numId w:val="1326"/>
        </w:numPr>
      </w:pPr>
      <w:r>
        <w:t xml:space="preserve">Does the manuscript adhere to the formatting guide of the target journal?</w:t>
      </w:r>
    </w:p>
    <w:p>
      <w:pPr>
        <w:pStyle w:val="Compact"/>
        <w:numPr>
          <w:ilvl w:val="0"/>
          <w:numId w:val="1326"/>
        </w:numPr>
      </w:pPr>
      <w:r>
        <w:t xml:space="preserve">Does the manuscript use a consistent voice (passive or active – usually active is preferred … pun intended)?</w:t>
      </w:r>
    </w:p>
    <w:p>
      <w:pPr>
        <w:pStyle w:val="Compact"/>
        <w:numPr>
          <w:ilvl w:val="0"/>
          <w:numId w:val="1326"/>
        </w:numPr>
      </w:pPr>
      <w:r>
        <w:t xml:space="preserve">Is each figure and table (including supplementary material) referenced in the main text?</w:t>
      </w:r>
    </w:p>
    <w:p>
      <w:pPr>
        <w:pStyle w:val="Compact"/>
        <w:numPr>
          <w:ilvl w:val="0"/>
          <w:numId w:val="1326"/>
        </w:numPr>
      </w:pPr>
      <w:r>
        <w:t xml:space="preserve">Is there a caption for each figure and table (including supplementary material)?</w:t>
      </w:r>
    </w:p>
    <w:p>
      <w:pPr>
        <w:pStyle w:val="Compact"/>
        <w:numPr>
          <w:ilvl w:val="0"/>
          <w:numId w:val="1326"/>
        </w:numPr>
      </w:pPr>
      <w:r>
        <w:t xml:space="preserve">Are tables/figures and supplementary material numbered in accordance with their appearance in the main text?</w:t>
      </w:r>
    </w:p>
    <w:p>
      <w:pPr>
        <w:pStyle w:val="Compact"/>
        <w:numPr>
          <w:ilvl w:val="0"/>
          <w:numId w:val="1326"/>
        </w:numPr>
      </w:pPr>
      <w:r>
        <w:t xml:space="preserve">Does the text use past tense if it is reporting research findings or future tense if it is a study protocol?</w:t>
      </w:r>
    </w:p>
    <w:p>
      <w:pPr>
        <w:pStyle w:val="Compact"/>
        <w:numPr>
          <w:ilvl w:val="0"/>
          <w:numId w:val="13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6"/>
        </w:numPr>
      </w:pPr>
      <w:r>
        <w:t xml:space="preserve">Does the text use minimal abbreviations, and are all abbreviations defined at first use?</w:t>
      </w:r>
    </w:p>
    <w:p>
      <w:pPr>
        <w:pStyle w:val="Compact"/>
        <w:numPr>
          <w:ilvl w:val="0"/>
          <w:numId w:val="1326"/>
        </w:numPr>
      </w:pPr>
      <w:r>
        <w:t xml:space="preserve">Does the text avoid directionless words? (e.g., instead of writing, ‘Precipitation influences disease risk’, write, ‘Precipitation was associated with increased disease risk’).</w:t>
      </w:r>
    </w:p>
    <w:p>
      <w:pPr>
        <w:pStyle w:val="Compact"/>
        <w:numPr>
          <w:ilvl w:val="0"/>
          <w:numId w:val="13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3">
        <w:r>
          <w:rPr>
            <w:rStyle w:val="Hyperlink"/>
          </w:rPr>
          <w:t xml:space="preserve">here</w:t>
        </w:r>
      </w:hyperlink>
      <w:r>
        <w:t xml:space="preserve">)</w:t>
      </w:r>
    </w:p>
    <w:p>
      <w:pPr>
        <w:pStyle w:val="Compact"/>
        <w:numPr>
          <w:ilvl w:val="0"/>
          <w:numId w:val="132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4"/>
    <w:bookmarkStart w:id="737" w:name="figure-checklist"/>
    <w:p>
      <w:pPr>
        <w:pStyle w:val="Heading2"/>
      </w:pPr>
      <w:r>
        <w:t xml:space="preserve">19.4 Figure checklist</w:t>
      </w:r>
    </w:p>
    <w:p>
      <w:pPr>
        <w:pStyle w:val="Compact"/>
        <w:numPr>
          <w:ilvl w:val="0"/>
          <w:numId w:val="1327"/>
        </w:numPr>
      </w:pPr>
      <w:r>
        <w:t xml:space="preserve">Are the x-axis and y-axis labeled?</w:t>
      </w:r>
    </w:p>
    <w:p>
      <w:pPr>
        <w:pStyle w:val="Compact"/>
        <w:numPr>
          <w:ilvl w:val="0"/>
          <w:numId w:val="1327"/>
        </w:numPr>
      </w:pPr>
      <w:r>
        <w:t xml:space="preserve">If the figure includes panels, is each panel labeled?</w:t>
      </w:r>
    </w:p>
    <w:p>
      <w:pPr>
        <w:pStyle w:val="Compact"/>
        <w:numPr>
          <w:ilvl w:val="0"/>
          <w:numId w:val="1327"/>
        </w:numPr>
      </w:pPr>
      <w:r>
        <w:t xml:space="preserve">Are there sufficient numerical / text labels and breaks on the x-axis and y-axis?</w:t>
      </w:r>
    </w:p>
    <w:p>
      <w:pPr>
        <w:pStyle w:val="Compact"/>
        <w:numPr>
          <w:ilvl w:val="0"/>
          <w:numId w:val="1327"/>
        </w:numPr>
      </w:pPr>
      <w:r>
        <w:t xml:space="preserve">Is the font size appropriate (i.e., large enough to read, not so large that it distracts from the data presented in the figure?)</w:t>
      </w:r>
    </w:p>
    <w:p>
      <w:pPr>
        <w:pStyle w:val="Compact"/>
        <w:numPr>
          <w:ilvl w:val="0"/>
          <w:numId w:val="1327"/>
        </w:numPr>
      </w:pPr>
      <w:r>
        <w:t xml:space="preserve">Are the colors used colorblind friendly? See a colorblind-friendly palette</w:t>
      </w:r>
      <w:r>
        <w:t xml:space="preserve"> </w:t>
      </w:r>
      <w:hyperlink r:id="rId735">
        <w:r>
          <w:rPr>
            <w:rStyle w:val="Hyperlink"/>
          </w:rPr>
          <w:t xml:space="preserve">here</w:t>
        </w:r>
      </w:hyperlink>
      <w:r>
        <w:t xml:space="preserve">, a neat palette generator with colorblind options</w:t>
      </w:r>
      <w:r>
        <w:t xml:space="preserve"> </w:t>
      </w:r>
      <w:hyperlink r:id="rId73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7"/>
        </w:numPr>
      </w:pPr>
      <w:r>
        <w:t xml:space="preserve">Are colors/shapes/line types defined in a legend?</w:t>
      </w:r>
    </w:p>
    <w:p>
      <w:pPr>
        <w:pStyle w:val="Compact"/>
        <w:numPr>
          <w:ilvl w:val="0"/>
          <w:numId w:val="1327"/>
        </w:numPr>
      </w:pPr>
      <w:r>
        <w:t xml:space="preserve">Are the legends and other labels easy to understand with minimal abbreviations?</w:t>
      </w:r>
    </w:p>
    <w:p>
      <w:pPr>
        <w:pStyle w:val="Compact"/>
        <w:numPr>
          <w:ilvl w:val="0"/>
          <w:numId w:val="1327"/>
        </w:numPr>
      </w:pPr>
      <w:r>
        <w:t xml:space="preserve">If there is overplotting, is transparency used to show overlapping data?</w:t>
      </w:r>
    </w:p>
    <w:p>
      <w:pPr>
        <w:pStyle w:val="Compact"/>
        <w:numPr>
          <w:ilvl w:val="0"/>
          <w:numId w:val="1327"/>
        </w:numPr>
      </w:pPr>
      <w:r>
        <w:t xml:space="preserve">Are 95% confidence intervals or other measures of precision shown, if applicable?</w:t>
      </w:r>
    </w:p>
    <w:p>
      <w:r>
        <w:br w:type="page"/>
      </w:r>
    </w:p>
    <w:bookmarkEnd w:id="737"/>
    <w:bookmarkEnd w:id="738"/>
    <w:bookmarkStart w:id="782" w:name="resources-2"/>
    <w:p>
      <w:pPr>
        <w:pStyle w:val="Heading1"/>
      </w:pPr>
      <w:r>
        <w:t xml:space="preserve">20. Resources</w:t>
      </w:r>
    </w:p>
    <w:p>
      <w:pPr>
        <w:pStyle w:val="FirstParagraph"/>
      </w:pPr>
      <w:r>
        <w:t xml:space="preserve">Adapted by UCD-SeRG team from</w:t>
      </w:r>
      <w:r>
        <w:t xml:space="preserve"> </w:t>
      </w:r>
      <w:hyperlink r:id="rId739">
        <w:r>
          <w:rPr>
            <w:rStyle w:val="Hyperlink"/>
          </w:rPr>
          <w:t xml:space="preserve">original by Jade Benjamin-Chung and Kunal Mishra</w:t>
        </w:r>
      </w:hyperlink>
    </w:p>
    <w:bookmarkStart w:id="756" w:name="resources-for-r"/>
    <w:p>
      <w:pPr>
        <w:pStyle w:val="Heading2"/>
      </w:pPr>
      <w:r>
        <w:t xml:space="preserve">20.1 Resources for R</w:t>
      </w:r>
    </w:p>
    <w:bookmarkStart w:id="742" w:name="books-and-comprehensive-guides"/>
    <w:p>
      <w:pPr>
        <w:pStyle w:val="Heading3"/>
      </w:pPr>
      <w:r>
        <w:t xml:space="preserve">20.1.1 Books and Comprehensive Guides</w:t>
      </w:r>
    </w:p>
    <w:p>
      <w:pPr>
        <w:pStyle w:val="Compact"/>
        <w:numPr>
          <w:ilvl w:val="0"/>
          <w:numId w:val="132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8"/>
        </w:numPr>
      </w:pPr>
      <w:hyperlink r:id="rId740">
        <w:r>
          <w:rPr>
            <w:rStyle w:val="Hyperlink"/>
          </w:rPr>
          <w:t xml:space="preserve">Awesome R Package Development Tools</w:t>
        </w:r>
      </w:hyperlink>
      <w:r>
        <w:t xml:space="preserve"> </w:t>
      </w:r>
      <w:r>
        <w:t xml:space="preserve">- curated list of tools for R package development</w:t>
      </w:r>
    </w:p>
    <w:p>
      <w:pPr>
        <w:pStyle w:val="Compact"/>
        <w:numPr>
          <w:ilvl w:val="0"/>
          <w:numId w:val="132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8"/>
        </w:numPr>
      </w:pPr>
      <w:hyperlink r:id="rId741">
        <w:r>
          <w:rPr>
            <w:rStyle w:val="Hyperlink"/>
          </w:rPr>
          <w:t xml:space="preserve">Jade’s R-for-epi course</w:t>
        </w:r>
      </w:hyperlink>
    </w:p>
    <w:bookmarkEnd w:id="742"/>
    <w:bookmarkStart w:id="747" w:name="uc-davis-datalab-workshops-and-tutorials"/>
    <w:p>
      <w:pPr>
        <w:pStyle w:val="Heading3"/>
      </w:pPr>
      <w:r>
        <w:t xml:space="preserve">20.1.2 UC Davis DataLab Workshops and Tutorials</w:t>
      </w:r>
    </w:p>
    <w:p>
      <w:pPr>
        <w:pStyle w:val="FirstParagraph"/>
      </w:pPr>
      <w:r>
        <w:t xml:space="preserve">The</w:t>
      </w:r>
      <w:r>
        <w:t xml:space="preserve"> </w:t>
      </w:r>
      <w:hyperlink r:id="rId564">
        <w:r>
          <w:rPr>
            <w:rStyle w:val="Hyperlink"/>
          </w:rPr>
          <w:t xml:space="preserve">UC Davis DataLab</w:t>
        </w:r>
      </w:hyperlink>
      <w:r>
        <w:t xml:space="preserve"> </w:t>
      </w:r>
      <w:r>
        <w:t xml:space="preserve">provides extensive workshops and learning materials for data science:</w:t>
      </w:r>
    </w:p>
    <w:p>
      <w:pPr>
        <w:pStyle w:val="Compact"/>
        <w:numPr>
          <w:ilvl w:val="0"/>
          <w:numId w:val="1329"/>
        </w:numPr>
      </w:pPr>
      <w:hyperlink r:id="rId743">
        <w:r>
          <w:rPr>
            <w:rStyle w:val="Hyperlink"/>
          </w:rPr>
          <w:t xml:space="preserve">Workshop Index</w:t>
        </w:r>
      </w:hyperlink>
      <w:r>
        <w:t xml:space="preserve"> </w:t>
      </w:r>
      <w:r>
        <w:t xml:space="preserve">- comprehensive catalog of all DataLab workshops</w:t>
      </w:r>
    </w:p>
    <w:p>
      <w:pPr>
        <w:pStyle w:val="Compact"/>
        <w:numPr>
          <w:ilvl w:val="0"/>
          <w:numId w:val="1329"/>
        </w:numPr>
      </w:pPr>
      <w:hyperlink r:id="rId744">
        <w:r>
          <w:rPr>
            <w:rStyle w:val="Hyperlink"/>
          </w:rPr>
          <w:t xml:space="preserve">R Basics Workshop</w:t>
        </w:r>
      </w:hyperlink>
      <w:r>
        <w:t xml:space="preserve"> </w:t>
      </w:r>
      <w:r>
        <w:t xml:space="preserve">- foundational R programming for beginners</w:t>
      </w:r>
    </w:p>
    <w:p>
      <w:pPr>
        <w:pStyle w:val="Compact"/>
        <w:numPr>
          <w:ilvl w:val="0"/>
          <w:numId w:val="1329"/>
        </w:numPr>
      </w:pPr>
      <w:hyperlink r:id="rId745">
        <w:r>
          <w:rPr>
            <w:rStyle w:val="Hyperlink"/>
          </w:rPr>
          <w:t xml:space="preserve">Research Toolkits</w:t>
        </w:r>
      </w:hyperlink>
      <w:r>
        <w:t xml:space="preserve"> </w:t>
      </w:r>
      <w:r>
        <w:t xml:space="preserve">- in-depth guides for research tools and methods</w:t>
      </w:r>
    </w:p>
    <w:p>
      <w:pPr>
        <w:pStyle w:val="Compact"/>
        <w:numPr>
          <w:ilvl w:val="0"/>
          <w:numId w:val="1329"/>
        </w:numPr>
      </w:pPr>
      <w:hyperlink r:id="rId746">
        <w:r>
          <w:rPr>
            <w:rStyle w:val="Hyperlink"/>
          </w:rPr>
          <w:t xml:space="preserve">Install Guides</w:t>
        </w:r>
      </w:hyperlink>
      <w:r>
        <w:t xml:space="preserve"> </w:t>
      </w:r>
      <w:r>
        <w:t xml:space="preserve">- setup instructions for data science software</w:t>
      </w:r>
    </w:p>
    <w:bookmarkEnd w:id="747"/>
    <w:bookmarkStart w:id="752" w:name="cheat-sheets"/>
    <w:p>
      <w:pPr>
        <w:pStyle w:val="Heading3"/>
      </w:pPr>
      <w:r>
        <w:t xml:space="preserve">20.1.3 Cheat Sheets</w:t>
      </w:r>
    </w:p>
    <w:p>
      <w:pPr>
        <w:pStyle w:val="Compact"/>
        <w:numPr>
          <w:ilvl w:val="0"/>
          <w:numId w:val="1330"/>
        </w:numPr>
      </w:pPr>
      <w:hyperlink r:id="rId748">
        <w:r>
          <w:rPr>
            <w:rStyle w:val="Hyperlink"/>
          </w:rPr>
          <w:t xml:space="preserve">dplyr and tidyr cheat sheet</w:t>
        </w:r>
      </w:hyperlink>
    </w:p>
    <w:p>
      <w:pPr>
        <w:pStyle w:val="Compact"/>
        <w:numPr>
          <w:ilvl w:val="0"/>
          <w:numId w:val="1330"/>
        </w:numPr>
      </w:pPr>
      <w:hyperlink r:id="rId749">
        <w:r>
          <w:rPr>
            <w:rStyle w:val="Hyperlink"/>
          </w:rPr>
          <w:t xml:space="preserve">ggplot cheat sheet</w:t>
        </w:r>
      </w:hyperlink>
    </w:p>
    <w:p>
      <w:pPr>
        <w:pStyle w:val="Compact"/>
        <w:numPr>
          <w:ilvl w:val="0"/>
          <w:numId w:val="1330"/>
        </w:numPr>
      </w:pPr>
      <w:hyperlink r:id="rId750">
        <w:r>
          <w:rPr>
            <w:rStyle w:val="Hyperlink"/>
          </w:rPr>
          <w:t xml:space="preserve">data table cheat sheet</w:t>
        </w:r>
      </w:hyperlink>
    </w:p>
    <w:p>
      <w:pPr>
        <w:pStyle w:val="Compact"/>
        <w:numPr>
          <w:ilvl w:val="0"/>
          <w:numId w:val="1330"/>
        </w:numPr>
      </w:pPr>
      <w:hyperlink r:id="rId751">
        <w:r>
          <w:rPr>
            <w:rStyle w:val="Hyperlink"/>
          </w:rPr>
          <w:t xml:space="preserve">RMarkdown cheat sheet</w:t>
        </w:r>
      </w:hyperlink>
    </w:p>
    <w:bookmarkEnd w:id="752"/>
    <w:bookmarkStart w:id="754" w:name="style-and-best-practices"/>
    <w:p>
      <w:pPr>
        <w:pStyle w:val="Heading3"/>
      </w:pPr>
      <w:r>
        <w:t xml:space="preserve">20.1.4 Style and Best Practices</w:t>
      </w:r>
    </w:p>
    <w:p>
      <w:pPr>
        <w:pStyle w:val="Compact"/>
        <w:numPr>
          <w:ilvl w:val="0"/>
          <w:numId w:val="1331"/>
        </w:numPr>
      </w:pPr>
      <w:hyperlink r:id="rId753">
        <w:r>
          <w:rPr>
            <w:rStyle w:val="Hyperlink"/>
          </w:rPr>
          <w:t xml:space="preserve">Hadley Wickham’s R Style Guide</w:t>
        </w:r>
      </w:hyperlink>
    </w:p>
    <w:bookmarkEnd w:id="754"/>
    <w:bookmarkStart w:id="755" w:name="tidy-evaluation-resources"/>
    <w:p>
      <w:pPr>
        <w:pStyle w:val="Heading3"/>
      </w:pPr>
      <w:r>
        <w:t xml:space="preserve">20.1.5 Tidy Evaluation Resources</w:t>
      </w:r>
    </w:p>
    <w:p>
      <w:pPr>
        <w:pStyle w:val="Compact"/>
        <w:numPr>
          <w:ilvl w:val="0"/>
          <w:numId w:val="1332"/>
        </w:numPr>
      </w:pPr>
      <w:hyperlink r:id="rId230">
        <w:r>
          <w:rPr>
            <w:rStyle w:val="Hyperlink"/>
          </w:rPr>
          <w:t xml:space="preserve">Tidy Eval in 5 Minutes</w:t>
        </w:r>
      </w:hyperlink>
      <w:r>
        <w:t xml:space="preserve"> </w:t>
      </w:r>
      <w:r>
        <w:t xml:space="preserve">(video)</w:t>
      </w:r>
    </w:p>
    <w:p>
      <w:pPr>
        <w:pStyle w:val="Compact"/>
        <w:numPr>
          <w:ilvl w:val="0"/>
          <w:numId w:val="1332"/>
        </w:numPr>
      </w:pPr>
      <w:hyperlink r:id="rId228">
        <w:r>
          <w:rPr>
            <w:rStyle w:val="Hyperlink"/>
          </w:rPr>
          <w:t xml:space="preserve">Tidy Evaluation</w:t>
        </w:r>
      </w:hyperlink>
      <w:r>
        <w:t xml:space="preserve"> </w:t>
      </w:r>
      <w:r>
        <w:t xml:space="preserve">(e-book)</w:t>
      </w:r>
    </w:p>
    <w:p>
      <w:pPr>
        <w:pStyle w:val="Compact"/>
        <w:numPr>
          <w:ilvl w:val="0"/>
          <w:numId w:val="1332"/>
        </w:numPr>
      </w:pPr>
      <w:hyperlink r:id="rId232">
        <w:r>
          <w:rPr>
            <w:rStyle w:val="Hyperlink"/>
          </w:rPr>
          <w:t xml:space="preserve">Data Frame Columns as Arguments to Dplyr Functions</w:t>
        </w:r>
      </w:hyperlink>
      <w:r>
        <w:t xml:space="preserve"> </w:t>
      </w:r>
      <w:r>
        <w:t xml:space="preserve">(blog)</w:t>
      </w:r>
    </w:p>
    <w:p>
      <w:pPr>
        <w:pStyle w:val="Compact"/>
        <w:numPr>
          <w:ilvl w:val="0"/>
          <w:numId w:val="1332"/>
        </w:numPr>
      </w:pPr>
      <w:hyperlink r:id="rId233">
        <w:r>
          <w:rPr>
            <w:rStyle w:val="Hyperlink"/>
          </w:rPr>
          <w:t xml:space="preserve">Standard Evaluation for *_join</w:t>
        </w:r>
      </w:hyperlink>
      <w:r>
        <w:t xml:space="preserve"> </w:t>
      </w:r>
      <w:r>
        <w:t xml:space="preserve">(stackoverflow)</w:t>
      </w:r>
    </w:p>
    <w:p>
      <w:pPr>
        <w:pStyle w:val="Compact"/>
        <w:numPr>
          <w:ilvl w:val="0"/>
          <w:numId w:val="1332"/>
        </w:numPr>
      </w:pPr>
      <w:hyperlink r:id="rId228">
        <w:r>
          <w:rPr>
            <w:rStyle w:val="Hyperlink"/>
          </w:rPr>
          <w:t xml:space="preserve">Programming with dplyr</w:t>
        </w:r>
      </w:hyperlink>
      <w:r>
        <w:t xml:space="preserve"> </w:t>
      </w:r>
      <w:r>
        <w:t xml:space="preserve">(package vignette)</w:t>
      </w:r>
    </w:p>
    <w:bookmarkEnd w:id="755"/>
    <w:bookmarkEnd w:id="756"/>
    <w:bookmarkStart w:id="758" w:name="resources-for-git-github"/>
    <w:p>
      <w:pPr>
        <w:pStyle w:val="Heading2"/>
      </w:pPr>
      <w:r>
        <w:t xml:space="preserve">20.2 Resources for Git &amp; Github</w:t>
      </w:r>
    </w:p>
    <w:p>
      <w:pPr>
        <w:pStyle w:val="Compact"/>
        <w:numPr>
          <w:ilvl w:val="0"/>
          <w:numId w:val="1333"/>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3"/>
        </w:numPr>
      </w:pPr>
      <w:hyperlink r:id="rId757">
        <w:r>
          <w:rPr>
            <w:rStyle w:val="Hyperlink"/>
          </w:rPr>
          <w:t xml:space="preserve">GitHub Skills: Introduction to GitHub</w:t>
        </w:r>
      </w:hyperlink>
    </w:p>
    <w:p>
      <w:pPr>
        <w:pStyle w:val="Compact"/>
        <w:numPr>
          <w:ilvl w:val="0"/>
          <w:numId w:val="1333"/>
        </w:numPr>
      </w:pPr>
      <w:hyperlink r:id="rId429">
        <w:r>
          <w:rPr>
            <w:rStyle w:val="Hyperlink"/>
          </w:rPr>
          <w:t xml:space="preserve">UC Davis DataLab Git Sandbox</w:t>
        </w:r>
      </w:hyperlink>
      <w:r>
        <w:t xml:space="preserve"> </w:t>
      </w:r>
      <w:r>
        <w:t xml:space="preserve">- hands-on Git practice repository</w:t>
      </w:r>
    </w:p>
    <w:bookmarkEnd w:id="758"/>
    <w:bookmarkStart w:id="761" w:name="resources-for-python"/>
    <w:p>
      <w:pPr>
        <w:pStyle w:val="Heading2"/>
      </w:pPr>
      <w:r>
        <w:t xml:space="preserve">20.3 Resources for Python</w:t>
      </w:r>
    </w:p>
    <w:p>
      <w:pPr>
        <w:pStyle w:val="Compact"/>
        <w:numPr>
          <w:ilvl w:val="0"/>
          <w:numId w:val="1334"/>
        </w:numPr>
      </w:pPr>
      <w:hyperlink r:id="rId759">
        <w:r>
          <w:rPr>
            <w:rStyle w:val="Hyperlink"/>
          </w:rPr>
          <w:t xml:space="preserve">UC Davis DataLab Python Basics Workshop</w:t>
        </w:r>
      </w:hyperlink>
      <w:r>
        <w:t xml:space="preserve"> </w:t>
      </w:r>
      <w:r>
        <w:t xml:space="preserve">- foundational Python programming</w:t>
      </w:r>
    </w:p>
    <w:p>
      <w:pPr>
        <w:pStyle w:val="Compact"/>
        <w:numPr>
          <w:ilvl w:val="0"/>
          <w:numId w:val="1334"/>
        </w:numPr>
      </w:pPr>
      <w:hyperlink r:id="rId760">
        <w:r>
          <w:rPr>
            <w:rStyle w:val="Hyperlink"/>
          </w:rPr>
          <w:t xml:space="preserve">Natural Language Processing with Python</w:t>
        </w:r>
      </w:hyperlink>
      <w:r>
        <w:t xml:space="preserve"> </w:t>
      </w:r>
      <w:r>
        <w:t xml:space="preserve">- text analysis and NLP techniques</w:t>
      </w:r>
    </w:p>
    <w:bookmarkEnd w:id="761"/>
    <w:bookmarkStart w:id="763" w:name="resources-for-julia"/>
    <w:p>
      <w:pPr>
        <w:pStyle w:val="Heading2"/>
      </w:pPr>
      <w:r>
        <w:t xml:space="preserve">20.4 Resources for Julia</w:t>
      </w:r>
    </w:p>
    <w:p>
      <w:pPr>
        <w:pStyle w:val="Compact"/>
        <w:numPr>
          <w:ilvl w:val="0"/>
          <w:numId w:val="1335"/>
        </w:numPr>
      </w:pPr>
      <w:hyperlink r:id="rId762">
        <w:r>
          <w:rPr>
            <w:rStyle w:val="Hyperlink"/>
          </w:rPr>
          <w:t xml:space="preserve">UC Davis Julia Users Group Julia Basics Workshop</w:t>
        </w:r>
      </w:hyperlink>
      <w:r>
        <w:t xml:space="preserve"> </w:t>
      </w:r>
      <w:r>
        <w:t xml:space="preserve">- foundational Julia programming</w:t>
      </w:r>
    </w:p>
    <w:bookmarkEnd w:id="763"/>
    <w:bookmarkStart w:id="764" w:name="scientific-figures"/>
    <w:p>
      <w:pPr>
        <w:pStyle w:val="Heading2"/>
      </w:pPr>
      <w:r>
        <w:t xml:space="preserve">20.5 Scientific figures</w:t>
      </w:r>
    </w:p>
    <w:p>
      <w:pPr>
        <w:pStyle w:val="Compact"/>
        <w:numPr>
          <w:ilvl w:val="0"/>
          <w:numId w:val="1336"/>
        </w:numPr>
      </w:pPr>
      <w:r>
        <w:t xml:space="preserve">Ten Simple Rules for Better Figures</w:t>
      </w:r>
      <w:r>
        <w:t xml:space="preserve"> </w:t>
      </w:r>
      <w:r>
        <w:t xml:space="preserve">(Rougier et al. 2014)</w:t>
      </w:r>
    </w:p>
    <w:bookmarkEnd w:id="764"/>
    <w:bookmarkStart w:id="768" w:name="writing"/>
    <w:p>
      <w:pPr>
        <w:pStyle w:val="Heading2"/>
      </w:pPr>
      <w:r>
        <w:t xml:space="preserve">20.6 Writing</w:t>
      </w:r>
    </w:p>
    <w:p>
      <w:pPr>
        <w:pStyle w:val="Compact"/>
        <w:numPr>
          <w:ilvl w:val="0"/>
          <w:numId w:val="1337"/>
        </w:numPr>
      </w:pPr>
      <w:r>
        <w:t xml:space="preserve">Unpacking the Scientific Toolbox</w:t>
      </w:r>
      <w:r>
        <w:t xml:space="preserve"> </w:t>
      </w:r>
      <w:r>
        <w:t xml:space="preserve">(Silbiger and Stubler 2019)</w:t>
      </w:r>
    </w:p>
    <w:p>
      <w:pPr>
        <w:pStyle w:val="Compact"/>
        <w:numPr>
          <w:ilvl w:val="0"/>
          <w:numId w:val="1337"/>
        </w:numPr>
      </w:pPr>
      <w:r>
        <w:t xml:space="preserve">ICMJE Definition of authorship</w:t>
      </w:r>
      <w:r>
        <w:t xml:space="preserve"> </w:t>
      </w:r>
      <w:r>
        <w:t xml:space="preserve">(International Committee of Medical Journal Editors, n.d.)</w:t>
      </w:r>
    </w:p>
    <w:p>
      <w:pPr>
        <w:pStyle w:val="Compact"/>
        <w:numPr>
          <w:ilvl w:val="0"/>
          <w:numId w:val="1337"/>
        </w:numPr>
      </w:pPr>
      <w:r>
        <w:t xml:space="preserve">Computational science: …why scientific programming does not compute</w:t>
      </w:r>
      <w:r>
        <w:t xml:space="preserve"> </w:t>
      </w:r>
      <w:r>
        <w:t xml:space="preserve">(Merali and Giles 2010)</w:t>
      </w:r>
    </w:p>
    <w:p>
      <w:pPr>
        <w:pStyle w:val="Compact"/>
        <w:numPr>
          <w:ilvl w:val="0"/>
          <w:numId w:val="1337"/>
        </w:numPr>
      </w:pPr>
      <w:hyperlink r:id="rId765">
        <w:r>
          <w:rPr>
            <w:rStyle w:val="Hyperlink"/>
          </w:rPr>
          <w:t xml:space="preserve">The Pathway to Publishing: A Guide to Quantitative Writing in the Health Sciences</w:t>
        </w:r>
      </w:hyperlink>
    </w:p>
    <w:p>
      <w:pPr>
        <w:pStyle w:val="Compact"/>
        <w:numPr>
          <w:ilvl w:val="0"/>
          <w:numId w:val="1337"/>
        </w:numPr>
      </w:pPr>
      <w:hyperlink r:id="rId76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7"/>
        </w:numPr>
      </w:pPr>
      <w:hyperlink r:id="rId767">
        <w:r>
          <w:rPr>
            <w:rStyle w:val="Hyperlink"/>
          </w:rPr>
          <w:t xml:space="preserve">Secret, actionable writing tips</w:t>
        </w:r>
      </w:hyperlink>
    </w:p>
    <w:bookmarkEnd w:id="768"/>
    <w:bookmarkStart w:id="772" w:name="presentations"/>
    <w:p>
      <w:pPr>
        <w:pStyle w:val="Heading2"/>
      </w:pPr>
      <w:r>
        <w:t xml:space="preserve">20.7 Presentations</w:t>
      </w:r>
    </w:p>
    <w:p>
      <w:pPr>
        <w:pStyle w:val="Compact"/>
        <w:numPr>
          <w:ilvl w:val="0"/>
          <w:numId w:val="1338"/>
        </w:numPr>
      </w:pPr>
      <w:r>
        <w:t xml:space="preserve">How to tell a compelling story in scientific presentations</w:t>
      </w:r>
      <w:r>
        <w:t xml:space="preserve"> </w:t>
      </w:r>
      <w:r>
        <w:t xml:space="preserve">(Van Noorden 2021)</w:t>
      </w:r>
    </w:p>
    <w:p>
      <w:pPr>
        <w:pStyle w:val="Compact"/>
        <w:numPr>
          <w:ilvl w:val="0"/>
          <w:numId w:val="1338"/>
        </w:numPr>
      </w:pPr>
      <w:hyperlink r:id="rId769">
        <w:r>
          <w:rPr>
            <w:rStyle w:val="Hyperlink"/>
          </w:rPr>
          <w:t xml:space="preserve">How to give a killer narratively-driven scientific talk</w:t>
        </w:r>
      </w:hyperlink>
    </w:p>
    <w:p>
      <w:pPr>
        <w:pStyle w:val="Compact"/>
        <w:numPr>
          <w:ilvl w:val="0"/>
          <w:numId w:val="1338"/>
        </w:numPr>
      </w:pPr>
      <w:hyperlink r:id="rId770">
        <w:r>
          <w:rPr>
            <w:rStyle w:val="Hyperlink"/>
          </w:rPr>
          <w:t xml:space="preserve">How to make a better poster</w:t>
        </w:r>
      </w:hyperlink>
    </w:p>
    <w:p>
      <w:pPr>
        <w:pStyle w:val="Compact"/>
        <w:numPr>
          <w:ilvl w:val="0"/>
          <w:numId w:val="1338"/>
        </w:numPr>
      </w:pPr>
      <w:hyperlink r:id="rId771">
        <w:r>
          <w:rPr>
            <w:rStyle w:val="Hyperlink"/>
          </w:rPr>
          <w:t xml:space="preserve">How to make an even better poster</w:t>
        </w:r>
      </w:hyperlink>
    </w:p>
    <w:bookmarkEnd w:id="772"/>
    <w:bookmarkStart w:id="775" w:name="professional-advice"/>
    <w:p>
      <w:pPr>
        <w:pStyle w:val="Heading2"/>
      </w:pPr>
      <w:r>
        <w:t xml:space="preserve">20.8 Professional advice</w:t>
      </w:r>
    </w:p>
    <w:p>
      <w:pPr>
        <w:pStyle w:val="Compact"/>
        <w:numPr>
          <w:ilvl w:val="0"/>
          <w:numId w:val="1339"/>
        </w:numPr>
      </w:pPr>
      <w:hyperlink r:id="rId773">
        <w:r>
          <w:rPr>
            <w:rStyle w:val="Hyperlink"/>
          </w:rPr>
          <w:t xml:space="preserve">Professional advice, especially for your first job</w:t>
        </w:r>
      </w:hyperlink>
    </w:p>
    <w:p>
      <w:pPr>
        <w:pStyle w:val="Compact"/>
        <w:numPr>
          <w:ilvl w:val="0"/>
          <w:numId w:val="1339"/>
        </w:numPr>
      </w:pPr>
      <w:hyperlink r:id="rId774">
        <w:r>
          <w:rPr>
            <w:rStyle w:val="Hyperlink"/>
          </w:rPr>
          <w:t xml:space="preserve">Team Public Health Substack</w:t>
        </w:r>
      </w:hyperlink>
    </w:p>
    <w:bookmarkEnd w:id="775"/>
    <w:bookmarkStart w:id="778" w:name="funding"/>
    <w:p>
      <w:pPr>
        <w:pStyle w:val="Heading2"/>
      </w:pPr>
      <w:r>
        <w:t xml:space="preserve">20.9 Funding</w:t>
      </w:r>
    </w:p>
    <w:p>
      <w:pPr>
        <w:pStyle w:val="Compact"/>
        <w:numPr>
          <w:ilvl w:val="0"/>
          <w:numId w:val="1340"/>
        </w:numPr>
      </w:pPr>
      <w:hyperlink r:id="rId776">
        <w:r>
          <w:rPr>
            <w:rStyle w:val="Hyperlink"/>
          </w:rPr>
          <w:t xml:space="preserve">Building Your Funding Train</w:t>
        </w:r>
      </w:hyperlink>
    </w:p>
    <w:p>
      <w:pPr>
        <w:pStyle w:val="Compact"/>
        <w:numPr>
          <w:ilvl w:val="0"/>
          <w:numId w:val="1340"/>
        </w:numPr>
      </w:pPr>
      <w:hyperlink r:id="rId777">
        <w:r>
          <w:rPr>
            <w:rStyle w:val="Hyperlink"/>
          </w:rPr>
          <w:t xml:space="preserve">NIH Grant Writing Resources</w:t>
        </w:r>
      </w:hyperlink>
    </w:p>
    <w:bookmarkEnd w:id="778"/>
    <w:bookmarkStart w:id="781" w:name="ethics-and-global-health-research"/>
    <w:p>
      <w:pPr>
        <w:pStyle w:val="Heading2"/>
      </w:pPr>
      <w:r>
        <w:t xml:space="preserve">20.10 Ethics and global health research</w:t>
      </w:r>
    </w:p>
    <w:p>
      <w:pPr>
        <w:pStyle w:val="Compact"/>
        <w:numPr>
          <w:ilvl w:val="0"/>
          <w:numId w:val="1341"/>
        </w:numPr>
      </w:pPr>
      <w:hyperlink r:id="rId779">
        <w:r>
          <w:rPr>
            <w:rStyle w:val="Hyperlink"/>
          </w:rPr>
          <w:t xml:space="preserve">Global Code of Conduct For Research in Resource-Poor Settings</w:t>
        </w:r>
      </w:hyperlink>
    </w:p>
    <w:p>
      <w:pPr>
        <w:pStyle w:val="Compact"/>
        <w:numPr>
          <w:ilvl w:val="0"/>
          <w:numId w:val="1341"/>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1"/>
        </w:numPr>
      </w:pPr>
      <w:hyperlink r:id="rId780">
        <w:r>
          <w:rPr>
            <w:rStyle w:val="Hyperlink"/>
          </w:rPr>
          <w:t xml:space="preserve">Transforming Global Health Partnerships</w:t>
        </w:r>
      </w:hyperlink>
    </w:p>
    <w:p>
      <w:r>
        <w:br w:type="page"/>
      </w:r>
    </w:p>
    <w:bookmarkEnd w:id="781"/>
    <w:bookmarkEnd w:id="782"/>
    <w:bookmarkStart w:id="810" w:name="professional-development"/>
    <w:p>
      <w:pPr>
        <w:pStyle w:val="Heading1"/>
      </w:pPr>
      <w:r>
        <w:t xml:space="preserve">21. Professional Development</w:t>
      </w:r>
    </w:p>
    <w:p>
      <w:pPr>
        <w:pStyle w:val="FirstParagraph"/>
      </w:pPr>
      <w:r>
        <w:t xml:space="preserve">Adapted by UCD-SeRG team from</w:t>
      </w:r>
      <w:r>
        <w:t xml:space="preserve"> </w:t>
      </w:r>
      <w:hyperlink r:id="rId783">
        <w:r>
          <w:rPr>
            <w:rStyle w:val="Hyperlink"/>
          </w:rPr>
          <w:t xml:space="preserve">original by Jade Benjamin-Chung</w:t>
        </w:r>
      </w:hyperlink>
    </w:p>
    <w:bookmarkStart w:id="78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2"/>
        </w:numPr>
      </w:pPr>
      <w:r>
        <w:t xml:space="preserve">Regular, open communication between mentees and mentors</w:t>
      </w:r>
    </w:p>
    <w:p>
      <w:pPr>
        <w:pStyle w:val="Compact"/>
        <w:numPr>
          <w:ilvl w:val="0"/>
          <w:numId w:val="1342"/>
        </w:numPr>
      </w:pPr>
      <w:r>
        <w:t xml:space="preserve">Mutual respect and trust</w:t>
      </w:r>
    </w:p>
    <w:p>
      <w:pPr>
        <w:pStyle w:val="Compact"/>
        <w:numPr>
          <w:ilvl w:val="0"/>
          <w:numId w:val="1342"/>
        </w:numPr>
      </w:pPr>
      <w:r>
        <w:t xml:space="preserve">Clear expectations and goals</w:t>
      </w:r>
    </w:p>
    <w:p>
      <w:pPr>
        <w:pStyle w:val="Compact"/>
        <w:numPr>
          <w:ilvl w:val="0"/>
          <w:numId w:val="1342"/>
        </w:numPr>
      </w:pPr>
      <w:r>
        <w:t xml:space="preserve">Constructive feedback</w:t>
      </w:r>
    </w:p>
    <w:p>
      <w:pPr>
        <w:pStyle w:val="Compact"/>
        <w:numPr>
          <w:ilvl w:val="0"/>
          <w:numId w:val="1342"/>
        </w:numPr>
      </w:pPr>
      <w:r>
        <w:t xml:space="preserve">Support for both research and career development</w:t>
      </w:r>
    </w:p>
    <w:bookmarkEnd w:id="784"/>
    <w:bookmarkStart w:id="78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3"/>
        </w:numPr>
      </w:pPr>
      <w:r>
        <w:t xml:space="preserve">Short-term and long-term career goals</w:t>
      </w:r>
    </w:p>
    <w:p>
      <w:pPr>
        <w:pStyle w:val="Compact"/>
        <w:numPr>
          <w:ilvl w:val="0"/>
          <w:numId w:val="1343"/>
        </w:numPr>
      </w:pPr>
      <w:r>
        <w:t xml:space="preserve">Skills to develop</w:t>
      </w:r>
    </w:p>
    <w:p>
      <w:pPr>
        <w:pStyle w:val="Compact"/>
        <w:numPr>
          <w:ilvl w:val="0"/>
          <w:numId w:val="1343"/>
        </w:numPr>
      </w:pPr>
      <w:r>
        <w:t xml:space="preserve">Training needs and opportunities</w:t>
      </w:r>
    </w:p>
    <w:p>
      <w:pPr>
        <w:pStyle w:val="Compact"/>
        <w:numPr>
          <w:ilvl w:val="0"/>
          <w:numId w:val="1343"/>
        </w:numPr>
      </w:pPr>
      <w:r>
        <w:t xml:space="preserve">Timeline and milestones</w:t>
      </w:r>
    </w:p>
    <w:p>
      <w:pPr>
        <w:pStyle w:val="Compact"/>
        <w:numPr>
          <w:ilvl w:val="0"/>
          <w:numId w:val="1343"/>
        </w:numPr>
      </w:pPr>
      <w:r>
        <w:t xml:space="preserve">Progress toward goals</w:t>
      </w:r>
    </w:p>
    <w:p>
      <w:pPr>
        <w:pStyle w:val="FirstParagraph"/>
      </w:pPr>
      <w:r>
        <w:t xml:space="preserve">Update your IDP at least annually and discuss it with your PI. Useful resources:</w:t>
      </w:r>
    </w:p>
    <w:p>
      <w:pPr>
        <w:pStyle w:val="Compact"/>
        <w:numPr>
          <w:ilvl w:val="0"/>
          <w:numId w:val="1344"/>
        </w:numPr>
      </w:pPr>
      <w:hyperlink r:id="rId785">
        <w:r>
          <w:rPr>
            <w:rStyle w:val="Hyperlink"/>
          </w:rPr>
          <w:t xml:space="preserve">myIDP - Individual Development Plan tool</w:t>
        </w:r>
      </w:hyperlink>
    </w:p>
    <w:p>
      <w:pPr>
        <w:pStyle w:val="Compact"/>
        <w:numPr>
          <w:ilvl w:val="0"/>
          <w:numId w:val="1344"/>
        </w:numPr>
      </w:pPr>
      <w:hyperlink r:id="rId786">
        <w:r>
          <w:rPr>
            <w:rStyle w:val="Hyperlink"/>
          </w:rPr>
          <w:t xml:space="preserve">NIH OITE Career Resources</w:t>
        </w:r>
      </w:hyperlink>
    </w:p>
    <w:bookmarkEnd w:id="787"/>
    <w:bookmarkStart w:id="79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5"/>
        </w:numPr>
      </w:pPr>
      <w:r>
        <w:t xml:space="preserve">Discuss conference opportunities with PIs early</w:t>
      </w:r>
    </w:p>
    <w:p>
      <w:pPr>
        <w:pStyle w:val="Compact"/>
        <w:numPr>
          <w:ilvl w:val="0"/>
          <w:numId w:val="1345"/>
        </w:numPr>
      </w:pPr>
      <w:r>
        <w:t xml:space="preserve">Submit abstracts with PI approval</w:t>
      </w:r>
    </w:p>
    <w:p>
      <w:pPr>
        <w:pStyle w:val="Compact"/>
        <w:numPr>
          <w:ilvl w:val="0"/>
          <w:numId w:val="1345"/>
        </w:numPr>
      </w:pPr>
      <w:r>
        <w:t xml:space="preserve">Practice presentations in lab meeting before the conference</w:t>
      </w:r>
    </w:p>
    <w:p>
      <w:pPr>
        <w:pStyle w:val="Compact"/>
        <w:numPr>
          <w:ilvl w:val="0"/>
          <w:numId w:val="134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6"/>
        </w:numPr>
      </w:pPr>
      <w:hyperlink r:id="rId788">
        <w:r>
          <w:rPr>
            <w:rStyle w:val="Hyperlink"/>
          </w:rPr>
          <w:t xml:space="preserve">How to tell a compelling story in scientific presentations</w:t>
        </w:r>
      </w:hyperlink>
    </w:p>
    <w:p>
      <w:pPr>
        <w:pStyle w:val="Compact"/>
        <w:numPr>
          <w:ilvl w:val="0"/>
          <w:numId w:val="1346"/>
        </w:numPr>
      </w:pPr>
      <w:hyperlink r:id="rId769">
        <w:r>
          <w:rPr>
            <w:rStyle w:val="Hyperlink"/>
          </w:rPr>
          <w:t xml:space="preserve">How to give a killer narratively-driven scientific talk</w:t>
        </w:r>
      </w:hyperlink>
    </w:p>
    <w:p>
      <w:pPr>
        <w:pStyle w:val="Compact"/>
        <w:numPr>
          <w:ilvl w:val="0"/>
          <w:numId w:val="1346"/>
        </w:numPr>
      </w:pPr>
      <w:hyperlink r:id="rId789">
        <w:r>
          <w:rPr>
            <w:rStyle w:val="Hyperlink"/>
          </w:rPr>
          <w:t xml:space="preserve">How to make a better poster</w:t>
        </w:r>
      </w:hyperlink>
    </w:p>
    <w:p>
      <w:pPr>
        <w:pStyle w:val="Compact"/>
        <w:numPr>
          <w:ilvl w:val="0"/>
          <w:numId w:val="1346"/>
        </w:numPr>
      </w:pPr>
      <w:hyperlink r:id="rId771">
        <w:r>
          <w:rPr>
            <w:rStyle w:val="Hyperlink"/>
          </w:rPr>
          <w:t xml:space="preserve">How to make an even better poster</w:t>
        </w:r>
      </w:hyperlink>
    </w:p>
    <w:bookmarkEnd w:id="790"/>
    <w:bookmarkStart w:id="79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7"/>
        </w:numPr>
      </w:pPr>
      <w:r>
        <w:t xml:space="preserve">Label x-axis and y-axis clearly</w:t>
      </w:r>
    </w:p>
    <w:p>
      <w:pPr>
        <w:pStyle w:val="Compact"/>
        <w:numPr>
          <w:ilvl w:val="0"/>
          <w:numId w:val="1347"/>
        </w:numPr>
      </w:pPr>
      <w:r>
        <w:t xml:space="preserve">Use panel labels when including multiple subplots</w:t>
      </w:r>
    </w:p>
    <w:p>
      <w:pPr>
        <w:pStyle w:val="Compact"/>
        <w:numPr>
          <w:ilvl w:val="0"/>
          <w:numId w:val="1347"/>
        </w:numPr>
      </w:pPr>
      <w:r>
        <w:t xml:space="preserve">Include sufficient tick marks and labels</w:t>
      </w:r>
    </w:p>
    <w:p>
      <w:pPr>
        <w:pStyle w:val="Compact"/>
        <w:numPr>
          <w:ilvl w:val="0"/>
          <w:numId w:val="1347"/>
        </w:numPr>
      </w:pPr>
      <w:r>
        <w:t xml:space="preserve">Use appropriate font sizes (readable but not distracting)</w:t>
      </w:r>
    </w:p>
    <w:p>
      <w:pPr>
        <w:pStyle w:val="Compact"/>
        <w:numPr>
          <w:ilvl w:val="0"/>
          <w:numId w:val="1347"/>
        </w:numPr>
      </w:pPr>
      <w:r>
        <w:t xml:space="preserve">Use colorblind-friendly palettes (see</w:t>
      </w:r>
      <w:r>
        <w:t xml:space="preserve"> </w:t>
      </w:r>
      <w:hyperlink r:id="rId791">
        <w:r>
          <w:rPr>
            <w:rStyle w:val="Hyperlink"/>
          </w:rPr>
          <w:t xml:space="preserve">ColorBrewer</w:t>
        </w:r>
      </w:hyperlink>
      <w:r>
        <w:t xml:space="preserve"> </w:t>
      </w:r>
      <w:r>
        <w:t xml:space="preserve">or</w:t>
      </w:r>
      <w:r>
        <w:t xml:space="preserve"> </w:t>
      </w:r>
      <w:hyperlink r:id="rId792">
        <w:r>
          <w:rPr>
            <w:rStyle w:val="Hyperlink"/>
          </w:rPr>
          <w:t xml:space="preserve">iwanthue</w:t>
        </w:r>
      </w:hyperlink>
      <w:r>
        <w:t xml:space="preserve">)</w:t>
      </w:r>
    </w:p>
    <w:p>
      <w:pPr>
        <w:pStyle w:val="Compact"/>
        <w:numPr>
          <w:ilvl w:val="0"/>
          <w:numId w:val="1347"/>
        </w:numPr>
      </w:pPr>
      <w:r>
        <w:t xml:space="preserve">Define colors, shapes, and line types in legends</w:t>
      </w:r>
    </w:p>
    <w:p>
      <w:pPr>
        <w:pStyle w:val="Compact"/>
        <w:numPr>
          <w:ilvl w:val="0"/>
          <w:numId w:val="1347"/>
        </w:numPr>
      </w:pPr>
      <w:r>
        <w:t xml:space="preserve">Minimize abbreviations in labels and legends</w:t>
      </w:r>
    </w:p>
    <w:p>
      <w:pPr>
        <w:pStyle w:val="Compact"/>
        <w:numPr>
          <w:ilvl w:val="0"/>
          <w:numId w:val="1347"/>
        </w:numPr>
      </w:pPr>
      <w:r>
        <w:t xml:space="preserve">Use transparency to show overlapping data</w:t>
      </w:r>
    </w:p>
    <w:p>
      <w:pPr>
        <w:pStyle w:val="Compact"/>
        <w:numPr>
          <w:ilvl w:val="0"/>
          <w:numId w:val="1347"/>
        </w:numPr>
      </w:pPr>
      <w:r>
        <w:t xml:space="preserve">Show measures of precision (e.g., 95% confidence intervals)</w:t>
      </w:r>
    </w:p>
    <w:p>
      <w:pPr>
        <w:pStyle w:val="FirstParagraph"/>
      </w:pPr>
      <w:r>
        <w:rPr>
          <w:b/>
          <w:bCs/>
        </w:rPr>
        <w:t xml:space="preserve">Resources:</w:t>
      </w:r>
    </w:p>
    <w:p>
      <w:pPr>
        <w:pStyle w:val="Compact"/>
        <w:numPr>
          <w:ilvl w:val="0"/>
          <w:numId w:val="1348"/>
        </w:numPr>
      </w:pPr>
      <w:hyperlink r:id="rId793">
        <w:r>
          <w:rPr>
            <w:rStyle w:val="Hyperlink"/>
          </w:rPr>
          <w:t xml:space="preserve">Ten Simple Rules for Better Figures</w:t>
        </w:r>
      </w:hyperlink>
    </w:p>
    <w:bookmarkEnd w:id="794"/>
    <w:bookmarkStart w:id="796" w:name="grant-writing"/>
    <w:p>
      <w:pPr>
        <w:pStyle w:val="Heading2"/>
      </w:pPr>
      <w:r>
        <w:t xml:space="preserve">21.5 Grant Writing</w:t>
      </w:r>
    </w:p>
    <w:p>
      <w:pPr>
        <w:pStyle w:val="Compact"/>
        <w:numPr>
          <w:ilvl w:val="0"/>
          <w:numId w:val="1349"/>
        </w:numPr>
      </w:pPr>
      <w:r>
        <w:t xml:space="preserve">Graduate students and postdocs are encouraged to apply for fellowships (e.g., NIH F31, NSF GRFP, K awards)</w:t>
      </w:r>
    </w:p>
    <w:p>
      <w:pPr>
        <w:pStyle w:val="Compact"/>
        <w:numPr>
          <w:ilvl w:val="0"/>
          <w:numId w:val="1349"/>
        </w:numPr>
      </w:pPr>
      <w:r>
        <w:t xml:space="preserve">PIs will support fellowship applications with feedback, letters of support, and mentoring</w:t>
      </w:r>
    </w:p>
    <w:p>
      <w:pPr>
        <w:pStyle w:val="Compact"/>
        <w:numPr>
          <w:ilvl w:val="0"/>
          <w:numId w:val="1349"/>
        </w:numPr>
      </w:pPr>
      <w:r>
        <w:t xml:space="preserve">Start planning fellowship applications well in advance of deadlines (typically 3-6 months)</w:t>
      </w:r>
    </w:p>
    <w:p>
      <w:pPr>
        <w:pStyle w:val="Compact"/>
        <w:numPr>
          <w:ilvl w:val="0"/>
          <w:numId w:val="1349"/>
        </w:numPr>
      </w:pPr>
      <w:r>
        <w:t xml:space="preserve">Attend grant writing workshops and seek feedback from multiple sources</w:t>
      </w:r>
    </w:p>
    <w:p>
      <w:pPr>
        <w:pStyle w:val="FirstParagraph"/>
      </w:pPr>
      <w:r>
        <w:rPr>
          <w:b/>
          <w:bCs/>
        </w:rPr>
        <w:t xml:space="preserve">Resources:</w:t>
      </w:r>
    </w:p>
    <w:p>
      <w:pPr>
        <w:pStyle w:val="Compact"/>
        <w:numPr>
          <w:ilvl w:val="0"/>
          <w:numId w:val="1350"/>
        </w:numPr>
      </w:pPr>
      <w:hyperlink r:id="rId776">
        <w:r>
          <w:rPr>
            <w:rStyle w:val="Hyperlink"/>
          </w:rPr>
          <w:t xml:space="preserve">Building Your Funding Train</w:t>
        </w:r>
      </w:hyperlink>
    </w:p>
    <w:p>
      <w:pPr>
        <w:pStyle w:val="Compact"/>
        <w:numPr>
          <w:ilvl w:val="0"/>
          <w:numId w:val="1350"/>
        </w:numPr>
      </w:pPr>
      <w:hyperlink r:id="rId795">
        <w:r>
          <w:rPr>
            <w:rStyle w:val="Hyperlink"/>
          </w:rPr>
          <w:t xml:space="preserve">NIH Funding Opportunities</w:t>
        </w:r>
      </w:hyperlink>
    </w:p>
    <w:p>
      <w:pPr>
        <w:pStyle w:val="Compact"/>
        <w:numPr>
          <w:ilvl w:val="0"/>
          <w:numId w:val="1350"/>
        </w:numPr>
      </w:pPr>
      <w:hyperlink r:id="rId777">
        <w:r>
          <w:rPr>
            <w:rStyle w:val="Hyperlink"/>
          </w:rPr>
          <w:t xml:space="preserve">NIH Grant Writing Resources</w:t>
        </w:r>
      </w:hyperlink>
    </w:p>
    <w:bookmarkEnd w:id="796"/>
    <w:bookmarkStart w:id="80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1"/>
        </w:numPr>
      </w:pPr>
      <w:r>
        <w:t xml:space="preserve">Understand the typical scope and depth expected</w:t>
      </w:r>
    </w:p>
    <w:p>
      <w:pPr>
        <w:pStyle w:val="Compact"/>
        <w:numPr>
          <w:ilvl w:val="0"/>
          <w:numId w:val="1351"/>
        </w:numPr>
      </w:pPr>
      <w:r>
        <w:t xml:space="preserve">See different approaches to structure and presentation</w:t>
      </w:r>
    </w:p>
    <w:p>
      <w:pPr>
        <w:pStyle w:val="Compact"/>
        <w:numPr>
          <w:ilvl w:val="0"/>
          <w:numId w:val="1351"/>
        </w:numPr>
      </w:pPr>
      <w:r>
        <w:t xml:space="preserve">Calibrate your expectations based on successful examples</w:t>
      </w:r>
    </w:p>
    <w:p>
      <w:pPr>
        <w:pStyle w:val="Compact"/>
        <w:numPr>
          <w:ilvl w:val="0"/>
          <w:numId w:val="1351"/>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7"/>
    <w:bookmarkStart w:id="79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2"/>
        </w:numPr>
      </w:pPr>
      <w:r>
        <w:t xml:space="preserve">Independent research capability</w:t>
      </w:r>
    </w:p>
    <w:p>
      <w:pPr>
        <w:pStyle w:val="Compact"/>
        <w:numPr>
          <w:ilvl w:val="0"/>
          <w:numId w:val="1352"/>
        </w:numPr>
      </w:pPr>
      <w:r>
        <w:t xml:space="preserve">Ability to communicate findings effectively</w:t>
      </w:r>
    </w:p>
    <w:p>
      <w:pPr>
        <w:pStyle w:val="Compact"/>
        <w:numPr>
          <w:ilvl w:val="0"/>
          <w:numId w:val="1352"/>
        </w:numPr>
      </w:pPr>
      <w:r>
        <w:t xml:space="preserve">Contribution to the scientific literature</w:t>
      </w:r>
    </w:p>
    <w:p>
      <w:pPr>
        <w:pStyle w:val="Compact"/>
        <w:numPr>
          <w:ilvl w:val="0"/>
          <w:numId w:val="1352"/>
        </w:numPr>
      </w:pPr>
      <w:r>
        <w:t xml:space="preserve">Readiness for an academic or research career</w:t>
      </w:r>
    </w:p>
    <w:bookmarkEnd w:id="798"/>
    <w:bookmarkStart w:id="79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9"/>
    <w:bookmarkStart w:id="803" w:name="Xf7e5f1b0b64a3c55df6fef626e920eee1335225"/>
    <w:p>
      <w:pPr>
        <w:pStyle w:val="Heading3"/>
      </w:pPr>
      <w:r>
        <w:t xml:space="preserve">21.6.4 Historical Context: The Masterpiece Tradition</w:t>
      </w:r>
    </w:p>
    <w:p>
      <w:pPr>
        <w:pStyle w:val="FirstParagraph"/>
      </w:pPr>
      <w:r>
        <w:t xml:space="preserve">The</w:t>
      </w:r>
      <w:r>
        <w:t xml:space="preserve"> </w:t>
      </w:r>
      <w:hyperlink r:id="rId80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1">
        <w:r>
          <w:rPr>
            <w:rStyle w:val="Hyperlink"/>
          </w:rPr>
          <w:t xml:space="preserve">PhD</w:t>
        </w:r>
      </w:hyperlink>
      <w:r>
        <w:t xml:space="preserve">,</w:t>
      </w:r>
      <w:r>
        <w:t xml:space="preserve"> </w:t>
      </w:r>
      <w:r>
        <w:t xml:space="preserve">is a spiritual successor to an apprentice’s</w:t>
      </w:r>
      <w:r>
        <w:t xml:space="preserve"> </w:t>
      </w:r>
      <w:hyperlink r:id="rId80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3"/>
        </w:numPr>
      </w:pPr>
      <w:r>
        <w:t xml:space="preserve">The dissertation proves you can conduct rigorous research</w:t>
      </w:r>
    </w:p>
    <w:p>
      <w:pPr>
        <w:pStyle w:val="Compact"/>
        <w:numPr>
          <w:ilvl w:val="0"/>
          <w:numId w:val="1353"/>
        </w:numPr>
      </w:pPr>
      <w:r>
        <w:t xml:space="preserve">It doesn’t need to solve every problem in your field</w:t>
      </w:r>
    </w:p>
    <w:p>
      <w:pPr>
        <w:pStyle w:val="Compact"/>
        <w:numPr>
          <w:ilvl w:val="0"/>
          <w:numId w:val="1353"/>
        </w:numPr>
      </w:pPr>
      <w:r>
        <w:t xml:space="preserve">It doesn’t need to be flawless</w:t>
      </w:r>
    </w:p>
    <w:p>
      <w:pPr>
        <w:pStyle w:val="Compact"/>
        <w:numPr>
          <w:ilvl w:val="0"/>
          <w:numId w:val="1353"/>
        </w:numPr>
      </w:pPr>
      <w:r>
        <w:t xml:space="preserve">It doesn’t need to be all-encompassing</w:t>
      </w:r>
    </w:p>
    <w:p>
      <w:pPr>
        <w:pStyle w:val="Compact"/>
        <w:numPr>
          <w:ilvl w:val="0"/>
          <w:numId w:val="1353"/>
        </w:numPr>
      </w:pPr>
      <w:r>
        <w:t xml:space="preserve">It just needs to constitute incremental progress in your field</w:t>
      </w:r>
    </w:p>
    <w:bookmarkEnd w:id="803"/>
    <w:bookmarkStart w:id="80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4"/>
        </w:numPr>
      </w:pPr>
      <w:r>
        <w:t xml:space="preserve">Done is better than perfect when it comes to dissertations</w:t>
      </w:r>
    </w:p>
    <w:p>
      <w:pPr>
        <w:pStyle w:val="Compact"/>
        <w:numPr>
          <w:ilvl w:val="0"/>
          <w:numId w:val="1354"/>
        </w:numPr>
      </w:pPr>
      <w:r>
        <w:t xml:space="preserve">You’ll have your entire career to refine and expand on these ideas</w:t>
      </w:r>
    </w:p>
    <w:p>
      <w:pPr>
        <w:pStyle w:val="Compact"/>
        <w:numPr>
          <w:ilvl w:val="0"/>
          <w:numId w:val="1354"/>
        </w:numPr>
      </w:pPr>
      <w:r>
        <w:t xml:space="preserve">The goal is to finish and move forward,</w:t>
      </w:r>
      <w:r>
        <w:t xml:space="preserve"> </w:t>
      </w:r>
      <w:r>
        <w:t xml:space="preserve">not to write the definitive work on your topic</w:t>
      </w:r>
    </w:p>
    <w:p>
      <w:pPr>
        <w:pStyle w:val="Compact"/>
        <w:numPr>
          <w:ilvl w:val="0"/>
          <w:numId w:val="1354"/>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4"/>
    <w:bookmarkStart w:id="806" w:name="resources-3"/>
    <w:p>
      <w:pPr>
        <w:pStyle w:val="Heading3"/>
      </w:pPr>
      <w:r>
        <w:t xml:space="preserve">21.6.6 Resources</w:t>
      </w:r>
    </w:p>
    <w:p>
      <w:pPr>
        <w:pStyle w:val="FirstParagraph"/>
      </w:pPr>
      <w:r>
        <w:rPr>
          <w:b/>
          <w:bCs/>
        </w:rPr>
        <w:t xml:space="preserve">Dissertation writing tools:</w:t>
      </w:r>
    </w:p>
    <w:p>
      <w:pPr>
        <w:pStyle w:val="Compact"/>
        <w:numPr>
          <w:ilvl w:val="0"/>
          <w:numId w:val="1355"/>
        </w:numPr>
      </w:pPr>
      <w:hyperlink r:id="rId805">
        <w:r>
          <w:rPr>
            <w:rStyle w:val="Hyperlink"/>
          </w:rPr>
          <w:t xml:space="preserve">quarto-thesis</w:t>
        </w:r>
      </w:hyperlink>
      <w:r>
        <w:t xml:space="preserve"> </w:t>
      </w:r>
      <w:r>
        <w:t xml:space="preserve">- Quarto extension for creating masters or PhD theses with professional LaTeX formatting</w:t>
      </w:r>
    </w:p>
    <w:bookmarkEnd w:id="806"/>
    <w:bookmarkEnd w:id="807"/>
    <w:bookmarkStart w:id="80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6"/>
        </w:numPr>
      </w:pPr>
      <w:r>
        <w:t xml:space="preserve">Graduate students are encouraged to gain teaching experience</w:t>
      </w:r>
    </w:p>
    <w:p>
      <w:pPr>
        <w:pStyle w:val="Compact"/>
        <w:numPr>
          <w:ilvl w:val="0"/>
          <w:numId w:val="1356"/>
        </w:numPr>
      </w:pPr>
      <w:r>
        <w:t xml:space="preserve">We support science communication and outreach activities</w:t>
      </w:r>
    </w:p>
    <w:p>
      <w:pPr>
        <w:pStyle w:val="Compact"/>
        <w:numPr>
          <w:ilvl w:val="0"/>
          <w:numId w:val="1356"/>
        </w:numPr>
      </w:pPr>
      <w:r>
        <w:t xml:space="preserve">Discuss opportunities with PIs</w:t>
      </w:r>
    </w:p>
    <w:p>
      <w:pPr>
        <w:pStyle w:val="FirstParagraph"/>
      </w:pPr>
      <w:r>
        <w:t xml:space="preserve">The</w:t>
      </w:r>
      <w:r>
        <w:t xml:space="preserve"> </w:t>
      </w:r>
      <w:hyperlink r:id="rId56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3">
        <w:r>
          <w:rPr>
            <w:rStyle w:val="Hyperlink"/>
          </w:rPr>
          <w:t xml:space="preserve">workshop index</w:t>
        </w:r>
      </w:hyperlink>
      <w:r>
        <w:t xml:space="preserve"> </w:t>
      </w:r>
      <w:r>
        <w:t xml:space="preserve">provides a comprehensive catalog of available resources.</w:t>
      </w:r>
    </w:p>
    <w:bookmarkEnd w:id="808"/>
    <w:bookmarkStart w:id="80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7"/>
        </w:numPr>
      </w:pPr>
      <w:r>
        <w:t xml:space="preserve">Attend seminars and departmental events</w:t>
      </w:r>
    </w:p>
    <w:p>
      <w:pPr>
        <w:pStyle w:val="Compact"/>
        <w:numPr>
          <w:ilvl w:val="0"/>
          <w:numId w:val="1357"/>
        </w:numPr>
      </w:pPr>
      <w:r>
        <w:t xml:space="preserve">Connect with researchers in your field</w:t>
      </w:r>
    </w:p>
    <w:p>
      <w:pPr>
        <w:pStyle w:val="Compact"/>
        <w:numPr>
          <w:ilvl w:val="0"/>
          <w:numId w:val="1357"/>
        </w:numPr>
      </w:pPr>
      <w:r>
        <w:t xml:space="preserve">Join professional societies</w:t>
      </w:r>
    </w:p>
    <w:p>
      <w:pPr>
        <w:pStyle w:val="Compact"/>
        <w:numPr>
          <w:ilvl w:val="0"/>
          <w:numId w:val="1357"/>
        </w:numPr>
      </w:pPr>
      <w:r>
        <w:t xml:space="preserve">Use professional social media platforms to share research and engage with the scientific community</w:t>
      </w:r>
    </w:p>
    <w:p>
      <w:r>
        <w:br w:type="page"/>
      </w:r>
    </w:p>
    <w:bookmarkEnd w:id="809"/>
    <w:bookmarkEnd w:id="810"/>
    <w:bookmarkStart w:id="812" w:name="sec-writing"/>
    <w:p>
      <w:pPr>
        <w:pStyle w:val="Heading1"/>
      </w:pPr>
      <w:r>
        <w:t xml:space="preserve">22. Writing</w:t>
      </w:r>
    </w:p>
    <w:bookmarkStart w:id="81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8"/>
        </w:numPr>
      </w:pPr>
      <w:r>
        <w:t xml:space="preserve">Organize your thoughts and identify what you actually need to know</w:t>
      </w:r>
    </w:p>
    <w:p>
      <w:pPr>
        <w:pStyle w:val="Compact"/>
        <w:numPr>
          <w:ilvl w:val="0"/>
          <w:numId w:val="1358"/>
        </w:numPr>
      </w:pPr>
      <w:r>
        <w:t xml:space="preserve">Articulate the problem more precisely</w:t>
      </w:r>
    </w:p>
    <w:p>
      <w:pPr>
        <w:pStyle w:val="Compact"/>
        <w:numPr>
          <w:ilvl w:val="0"/>
          <w:numId w:val="1358"/>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1"/>
    <w:bookmarkEnd w:id="812"/>
    <w:bookmarkStart w:id="828"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3">
        <w:r>
          <w:rPr>
            <w:rStyle w:val="Hyperlink"/>
          </w:rPr>
          <w:t xml:space="preserve">original by Jade Benjamin-Chung</w:t>
        </w:r>
      </w:hyperlink>
    </w:p>
    <w:bookmarkStart w:id="81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9"/>
        </w:numPr>
      </w:pPr>
      <w:r>
        <w:rPr>
          <w:b/>
          <w:bCs/>
        </w:rPr>
        <w:t xml:space="preserve">Planning</w:t>
      </w:r>
      <w:r>
        <w:t xml:space="preserve">: Discuss target journals, outline, and timeline with PIs</w:t>
      </w:r>
    </w:p>
    <w:p>
      <w:pPr>
        <w:pStyle w:val="Compact"/>
        <w:numPr>
          <w:ilvl w:val="0"/>
          <w:numId w:val="1359"/>
        </w:numPr>
      </w:pPr>
      <w:r>
        <w:rPr>
          <w:b/>
          <w:bCs/>
        </w:rPr>
        <w:t xml:space="preserve">Drafting</w:t>
      </w:r>
      <w:r>
        <w:t xml:space="preserve">: Lead author prepares initial draft</w:t>
      </w:r>
    </w:p>
    <w:p>
      <w:pPr>
        <w:pStyle w:val="Compact"/>
        <w:numPr>
          <w:ilvl w:val="0"/>
          <w:numId w:val="1359"/>
        </w:numPr>
      </w:pPr>
      <w:r>
        <w:rPr>
          <w:b/>
          <w:bCs/>
        </w:rPr>
        <w:t xml:space="preserve">Internal review</w:t>
      </w:r>
      <w:r>
        <w:t xml:space="preserve">: Co-authors review and provide feedback</w:t>
      </w:r>
    </w:p>
    <w:p>
      <w:pPr>
        <w:pStyle w:val="Compact"/>
        <w:numPr>
          <w:ilvl w:val="0"/>
          <w:numId w:val="1359"/>
        </w:numPr>
      </w:pPr>
      <w:r>
        <w:rPr>
          <w:b/>
          <w:bCs/>
        </w:rPr>
        <w:t xml:space="preserve">Revision</w:t>
      </w:r>
      <w:r>
        <w:t xml:space="preserve">: Lead author incorporates feedback iteratively</w:t>
      </w:r>
    </w:p>
    <w:p>
      <w:pPr>
        <w:pStyle w:val="Compact"/>
        <w:numPr>
          <w:ilvl w:val="0"/>
          <w:numId w:val="1359"/>
        </w:numPr>
      </w:pPr>
      <w:r>
        <w:rPr>
          <w:b/>
          <w:bCs/>
        </w:rPr>
        <w:t xml:space="preserve">PI approval</w:t>
      </w:r>
      <w:r>
        <w:t xml:space="preserve">: Obtain final approval from PIs before submission</w:t>
      </w:r>
    </w:p>
    <w:p>
      <w:pPr>
        <w:pStyle w:val="Compact"/>
        <w:numPr>
          <w:ilvl w:val="0"/>
          <w:numId w:val="1359"/>
        </w:numPr>
      </w:pPr>
      <w:r>
        <w:rPr>
          <w:b/>
          <w:bCs/>
        </w:rPr>
        <w:t xml:space="preserve">Submission</w:t>
      </w:r>
      <w:r>
        <w:t xml:space="preserve">: Submit to journal</w:t>
      </w:r>
    </w:p>
    <w:p>
      <w:pPr>
        <w:pStyle w:val="Compact"/>
        <w:numPr>
          <w:ilvl w:val="0"/>
          <w:numId w:val="1359"/>
        </w:numPr>
      </w:pPr>
      <w:r>
        <w:rPr>
          <w:b/>
          <w:bCs/>
        </w:rPr>
        <w:t xml:space="preserve">Revisions</w:t>
      </w:r>
      <w:r>
        <w:t xml:space="preserve">: Lead author coordinates response to peer reviewers</w:t>
      </w:r>
    </w:p>
    <w:p>
      <w:pPr>
        <w:pStyle w:val="Compact"/>
        <w:numPr>
          <w:ilvl w:val="0"/>
          <w:numId w:val="1359"/>
        </w:numPr>
      </w:pPr>
      <w:r>
        <w:rPr>
          <w:b/>
          <w:bCs/>
        </w:rPr>
        <w:t xml:space="preserve">Publication</w:t>
      </w:r>
      <w:r>
        <w:t xml:space="preserve">: Celebrate and share!</w:t>
      </w:r>
    </w:p>
    <w:bookmarkEnd w:id="813"/>
    <w:bookmarkStart w:id="81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5">
        <w:r>
          <w:rPr>
            <w:rStyle w:val="Hyperlink"/>
          </w:rPr>
          <w:t xml:space="preserve">implicature</w:t>
        </w:r>
      </w:hyperlink>
      <w:r>
        <w:t xml:space="preserve">.</w:t>
      </w:r>
    </w:p>
    <w:p>
      <w:pPr>
        <w:pStyle w:val="BodyText"/>
      </w:pPr>
      <w:r>
        <w:rPr>
          <w:b/>
          <w:bCs/>
        </w:rPr>
        <w:t xml:space="preserve">Additional tips:</w:t>
      </w:r>
    </w:p>
    <w:p>
      <w:pPr>
        <w:pStyle w:val="Compact"/>
        <w:numPr>
          <w:ilvl w:val="0"/>
          <w:numId w:val="1360"/>
        </w:numPr>
      </w:pPr>
      <w:r>
        <w:t xml:space="preserve">Always thank reviewers for their time and feedback</w:t>
      </w:r>
    </w:p>
    <w:p>
      <w:pPr>
        <w:pStyle w:val="Compact"/>
        <w:numPr>
          <w:ilvl w:val="0"/>
          <w:numId w:val="1360"/>
        </w:numPr>
      </w:pPr>
      <w:r>
        <w:t xml:space="preserve">Quote page numbers from the revised manuscript</w:t>
      </w:r>
    </w:p>
    <w:p>
      <w:pPr>
        <w:pStyle w:val="Compact"/>
        <w:numPr>
          <w:ilvl w:val="0"/>
          <w:numId w:val="1360"/>
        </w:numPr>
      </w:pPr>
      <w:r>
        <w:t xml:space="preserve">Use direct quotes from your revised text when possible</w:t>
      </w:r>
    </w:p>
    <w:p>
      <w:pPr>
        <w:pStyle w:val="Compact"/>
        <w:numPr>
          <w:ilvl w:val="0"/>
          <w:numId w:val="1360"/>
        </w:numPr>
      </w:pPr>
      <w:r>
        <w:t xml:space="preserve">Maintain a respectful and collaborative tone throughout</w:t>
      </w:r>
    </w:p>
    <w:p>
      <w:pPr>
        <w:pStyle w:val="Compact"/>
        <w:numPr>
          <w:ilvl w:val="0"/>
          <w:numId w:val="1360"/>
        </w:numPr>
      </w:pPr>
      <w:r>
        <w:t xml:space="preserve">If you make changes beyond what the reviewer requested, mention them briefly</w:t>
      </w:r>
    </w:p>
    <w:bookmarkEnd w:id="816"/>
    <w:bookmarkStart w:id="819" w:name="preprints-and-open-access"/>
    <w:p>
      <w:pPr>
        <w:pStyle w:val="Heading2"/>
      </w:pPr>
      <w:r>
        <w:t xml:space="preserve">23.3 Preprints and Open Access</w:t>
      </w:r>
    </w:p>
    <w:p>
      <w:pPr>
        <w:pStyle w:val="Compact"/>
        <w:numPr>
          <w:ilvl w:val="0"/>
          <w:numId w:val="1361"/>
        </w:numPr>
      </w:pPr>
      <w:r>
        <w:t xml:space="preserve">We encourage posting preprints prior to or during peer review on platforms like</w:t>
      </w:r>
      <w:r>
        <w:t xml:space="preserve"> </w:t>
      </w:r>
      <w:hyperlink r:id="rId817">
        <w:r>
          <w:rPr>
            <w:rStyle w:val="Hyperlink"/>
          </w:rPr>
          <w:t xml:space="preserve">medRxiv</w:t>
        </w:r>
      </w:hyperlink>
      <w:r>
        <w:t xml:space="preserve"> </w:t>
      </w:r>
      <w:r>
        <w:t xml:space="preserve">or</w:t>
      </w:r>
      <w:r>
        <w:t xml:space="preserve"> </w:t>
      </w:r>
      <w:hyperlink r:id="rId818">
        <w:r>
          <w:rPr>
            <w:rStyle w:val="Hyperlink"/>
          </w:rPr>
          <w:t xml:space="preserve">bioRxiv</w:t>
        </w:r>
      </w:hyperlink>
    </w:p>
    <w:p>
      <w:pPr>
        <w:pStyle w:val="Compact"/>
        <w:numPr>
          <w:ilvl w:val="0"/>
          <w:numId w:val="1361"/>
        </w:numPr>
      </w:pPr>
      <w:r>
        <w:t xml:space="preserve">Preprints allow rapid dissemination of findings and can be cited in grant applications</w:t>
      </w:r>
    </w:p>
    <w:p>
      <w:pPr>
        <w:pStyle w:val="Compact"/>
        <w:numPr>
          <w:ilvl w:val="0"/>
          <w:numId w:val="1361"/>
        </w:numPr>
      </w:pPr>
      <w:r>
        <w:t xml:space="preserve">We support publishing in open access journals when possible to maximize accessibility</w:t>
      </w:r>
    </w:p>
    <w:p>
      <w:pPr>
        <w:pStyle w:val="Compact"/>
        <w:numPr>
          <w:ilvl w:val="0"/>
          <w:numId w:val="136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7">
        <w:r>
          <w:rPr>
            <w:rStyle w:val="Hyperlink"/>
          </w:rPr>
          <w:t xml:space="preserve">medRxiv</w:t>
        </w:r>
      </w:hyperlink>
      <w:r>
        <w:t xml:space="preserve">.</w:t>
      </w:r>
    </w:p>
    <w:bookmarkEnd w:id="819"/>
    <w:bookmarkStart w:id="82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2"/>
        </w:numPr>
      </w:pPr>
      <w:r>
        <w:t xml:space="preserve">CONSORT for randomized trials</w:t>
      </w:r>
    </w:p>
    <w:p>
      <w:pPr>
        <w:pStyle w:val="Compact"/>
        <w:numPr>
          <w:ilvl w:val="0"/>
          <w:numId w:val="1362"/>
        </w:numPr>
      </w:pPr>
      <w:r>
        <w:t xml:space="preserve">STROBE for observational studies</w:t>
      </w:r>
    </w:p>
    <w:p>
      <w:pPr>
        <w:pStyle w:val="Compact"/>
        <w:numPr>
          <w:ilvl w:val="0"/>
          <w:numId w:val="1362"/>
        </w:numPr>
      </w:pPr>
      <w:r>
        <w:t xml:space="preserve">PRISMA for systematic reviews</w:t>
      </w:r>
    </w:p>
    <w:p>
      <w:pPr>
        <w:pStyle w:val="Compact"/>
        <w:numPr>
          <w:ilvl w:val="0"/>
          <w:numId w:val="1362"/>
        </w:numPr>
      </w:pPr>
      <w:r>
        <w:t xml:space="preserve">Others as appropriate (see</w:t>
      </w:r>
      <w:r>
        <w:t xml:space="preserve"> </w:t>
      </w:r>
      <w:hyperlink r:id="rId820">
        <w:r>
          <w:rPr>
            <w:rStyle w:val="Hyperlink"/>
          </w:rPr>
          <w:t xml:space="preserve">EQUATOR Network</w:t>
        </w:r>
      </w:hyperlink>
      <w:r>
        <w:t xml:space="preserve">)</w:t>
      </w:r>
    </w:p>
    <w:bookmarkEnd w:id="821"/>
    <w:bookmarkStart w:id="822" w:name="manuscript-checklist-1"/>
    <w:p>
      <w:pPr>
        <w:pStyle w:val="Heading2"/>
      </w:pPr>
      <w:r>
        <w:t xml:space="preserve">23.5 Manuscript Checklist</w:t>
      </w:r>
    </w:p>
    <w:p>
      <w:pPr>
        <w:pStyle w:val="FirstParagraph"/>
      </w:pPr>
      <w:r>
        <w:t xml:space="preserve">Before submitting a manuscript:</w:t>
      </w:r>
    </w:p>
    <w:p>
      <w:pPr>
        <w:pStyle w:val="Compact"/>
        <w:numPr>
          <w:ilvl w:val="0"/>
          <w:numId w:val="1363"/>
        </w:numPr>
      </w:pPr>
      <w:r>
        <w:t xml:space="preserve">Completed relevant reporting checklist</w:t>
      </w:r>
    </w:p>
    <w:p>
      <w:pPr>
        <w:pStyle w:val="Compact"/>
        <w:numPr>
          <w:ilvl w:val="0"/>
          <w:numId w:val="1364"/>
        </w:numPr>
      </w:pPr>
      <w:r>
        <w:t xml:space="preserve">Results are reproducible (rerunning code replicates tables/figures exactly)</w:t>
      </w:r>
    </w:p>
    <w:p>
      <w:pPr>
        <w:pStyle w:val="Compact"/>
        <w:numPr>
          <w:ilvl w:val="0"/>
          <w:numId w:val="1365"/>
        </w:numPr>
      </w:pPr>
      <w:r>
        <w:t xml:space="preserve">Target journal selected</w:t>
      </w:r>
    </w:p>
    <w:p>
      <w:pPr>
        <w:pStyle w:val="Compact"/>
        <w:numPr>
          <w:ilvl w:val="0"/>
          <w:numId w:val="1366"/>
        </w:numPr>
      </w:pPr>
      <w:r>
        <w:t xml:space="preserve">Title is declarative and states findings clearly</w:t>
      </w:r>
    </w:p>
    <w:p>
      <w:pPr>
        <w:pStyle w:val="Compact"/>
        <w:numPr>
          <w:ilvl w:val="0"/>
          <w:numId w:val="1367"/>
        </w:numPr>
      </w:pPr>
      <w:r>
        <w:t xml:space="preserve">Word count meets journal requirements</w:t>
      </w:r>
    </w:p>
    <w:p>
      <w:pPr>
        <w:pStyle w:val="Compact"/>
        <w:numPr>
          <w:ilvl w:val="0"/>
          <w:numId w:val="1368"/>
        </w:numPr>
      </w:pPr>
      <w:r>
        <w:t xml:space="preserve">Manuscript follows journal formatting guidelines</w:t>
      </w:r>
    </w:p>
    <w:p>
      <w:pPr>
        <w:pStyle w:val="Compact"/>
        <w:numPr>
          <w:ilvl w:val="0"/>
          <w:numId w:val="1369"/>
        </w:numPr>
      </w:pPr>
      <w:r>
        <w:t xml:space="preserve">Consistent voice throughout (typically active voice)</w:t>
      </w:r>
    </w:p>
    <w:p>
      <w:pPr>
        <w:pStyle w:val="Compact"/>
        <w:numPr>
          <w:ilvl w:val="0"/>
          <w:numId w:val="1370"/>
        </w:numPr>
      </w:pPr>
      <w:r>
        <w:t xml:space="preserve">All figures and tables referenced in main text</w:t>
      </w:r>
    </w:p>
    <w:p>
      <w:pPr>
        <w:pStyle w:val="Compact"/>
        <w:numPr>
          <w:ilvl w:val="0"/>
          <w:numId w:val="1371"/>
        </w:numPr>
      </w:pPr>
      <w:r>
        <w:t xml:space="preserve">Captions for all figures and tables</w:t>
      </w:r>
    </w:p>
    <w:p>
      <w:pPr>
        <w:pStyle w:val="Compact"/>
        <w:numPr>
          <w:ilvl w:val="0"/>
          <w:numId w:val="1372"/>
        </w:numPr>
      </w:pPr>
      <w:r>
        <w:t xml:space="preserve">Tables/figures numbered by order of appearance</w:t>
      </w:r>
    </w:p>
    <w:p>
      <w:pPr>
        <w:pStyle w:val="Compact"/>
        <w:numPr>
          <w:ilvl w:val="0"/>
          <w:numId w:val="1373"/>
        </w:numPr>
      </w:pPr>
      <w:r>
        <w:t xml:space="preserve">Abbreviations defined at first use and used sparingly</w:t>
      </w:r>
    </w:p>
    <w:p>
      <w:pPr>
        <w:pStyle w:val="Compact"/>
        <w:numPr>
          <w:ilvl w:val="0"/>
          <w:numId w:val="137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5"/>
        </w:numPr>
      </w:pPr>
      <w:r>
        <w:t xml:space="preserve">Avoid directionless statements (specify direction of associations)</w:t>
      </w:r>
    </w:p>
    <w:p>
      <w:pPr>
        <w:pStyle w:val="Compact"/>
        <w:numPr>
          <w:ilvl w:val="0"/>
          <w:numId w:val="1376"/>
        </w:numPr>
      </w:pPr>
      <w:r>
        <w:t xml:space="preserve">Causal language only when supported by study design</w:t>
      </w:r>
    </w:p>
    <w:p>
      <w:pPr>
        <w:pStyle w:val="Compact"/>
        <w:numPr>
          <w:ilvl w:val="0"/>
          <w:numId w:val="137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8"/>
        </w:numPr>
      </w:pPr>
      <w:r>
        <w:t xml:space="preserve">Author contributions drafted using CRediT Taxonomy</w:t>
      </w:r>
    </w:p>
    <w:bookmarkEnd w:id="822"/>
    <w:bookmarkStart w:id="826"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6"/>
    <w:bookmarkStart w:id="827"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0"/>
        </w:numPr>
      </w:pPr>
      <w:r>
        <w:rPr>
          <w:b/>
          <w:bCs/>
        </w:rPr>
        <w:t xml:space="preserve">Cite primary sources</w:t>
      </w:r>
      <w:r>
        <w:t xml:space="preserve"> </w:t>
      </w:r>
      <w:r>
        <w:t xml:space="preserve">for factual statements about established knowledge, methods, or findings</w:t>
      </w:r>
    </w:p>
    <w:p>
      <w:pPr>
        <w:pStyle w:val="Compact"/>
        <w:numPr>
          <w:ilvl w:val="0"/>
          <w:numId w:val="1380"/>
        </w:numPr>
      </w:pPr>
      <w:r>
        <w:rPr>
          <w:b/>
          <w:bCs/>
        </w:rPr>
        <w:t xml:space="preserve">Cite official documentation</w:t>
      </w:r>
      <w:r>
        <w:t xml:space="preserve"> </w:t>
      </w:r>
      <w:r>
        <w:t xml:space="preserve">when describing how software, tools, or systems work</w:t>
      </w:r>
    </w:p>
    <w:p>
      <w:pPr>
        <w:pStyle w:val="Compact"/>
        <w:numPr>
          <w:ilvl w:val="0"/>
          <w:numId w:val="138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1"/>
        </w:numPr>
      </w:pPr>
      <w:r>
        <w:rPr>
          <w:b/>
          <w:bCs/>
        </w:rPr>
        <w:t xml:space="preserve">Demonstrate directly</w:t>
      </w:r>
      <w:r>
        <w:t xml:space="preserve">: Show the behavior through experiments, data, or explicit examples</w:t>
      </w:r>
    </w:p>
    <w:p>
      <w:pPr>
        <w:pStyle w:val="Compact"/>
        <w:numPr>
          <w:ilvl w:val="0"/>
          <w:numId w:val="138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2"/>
        </w:numPr>
      </w:pPr>
      <w:r>
        <w:t xml:space="preserve">Builds reader trust and credibility</w:t>
      </w:r>
    </w:p>
    <w:p>
      <w:pPr>
        <w:pStyle w:val="Compact"/>
        <w:numPr>
          <w:ilvl w:val="0"/>
          <w:numId w:val="1382"/>
        </w:numPr>
      </w:pPr>
      <w:r>
        <w:t xml:space="preserve">Enables readers to verify information independently</w:t>
      </w:r>
    </w:p>
    <w:p>
      <w:pPr>
        <w:pStyle w:val="Compact"/>
        <w:numPr>
          <w:ilvl w:val="0"/>
          <w:numId w:val="1382"/>
        </w:numPr>
      </w:pPr>
      <w:r>
        <w:t xml:space="preserve">Maintains scientific rigor in all communications</w:t>
      </w:r>
    </w:p>
    <w:p>
      <w:pPr>
        <w:pStyle w:val="Compact"/>
        <w:numPr>
          <w:ilvl w:val="0"/>
          <w:numId w:val="138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7"/>
    <w:bookmarkEnd w:id="828"/>
    <w:bookmarkStart w:id="914" w:name="references"/>
    <w:p>
      <w:pPr>
        <w:pStyle w:val="Heading1"/>
      </w:pPr>
      <w:r>
        <w:t xml:space="preserve">References</w:t>
      </w:r>
    </w:p>
    <w:bookmarkStart w:id="913" w:name="refs"/>
    <w:bookmarkStart w:id="830" w:name="ref-space_odyssey"/>
    <w:p>
      <w:pPr>
        <w:pStyle w:val="Bibliography"/>
      </w:pPr>
      <w:r>
        <w:rPr>
          <w:i/>
          <w:iCs/>
        </w:rPr>
        <w:t xml:space="preserve">2001: A Space Odyssey</w:t>
      </w:r>
      <w:r>
        <w:t xml:space="preserve">. 1968. Film.</w:t>
      </w:r>
      <w:r>
        <w:t xml:space="preserve"> </w:t>
      </w:r>
      <w:hyperlink r:id="rId829">
        <w:r>
          <w:rPr>
            <w:rStyle w:val="Hyperlink"/>
          </w:rPr>
          <w:t xml:space="preserve">https://en.wikipedia.org/wiki/2001:_A_Space_Odyssey_(film)</w:t>
        </w:r>
      </w:hyperlink>
      <w:r>
        <w:t xml:space="preserve">.</w:t>
      </w:r>
    </w:p>
    <w:bookmarkEnd w:id="830"/>
    <w:bookmarkStart w:id="83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1">
        <w:r>
          <w:rPr>
            <w:rStyle w:val="Hyperlink"/>
          </w:rPr>
          <w:t xml:space="preserve">https://doi.org/10.1371/journal.pgph.0002269</w:t>
        </w:r>
      </w:hyperlink>
      <w:r>
        <w:t xml:space="preserve">.</w:t>
      </w:r>
    </w:p>
    <w:bookmarkEnd w:id="832"/>
    <w:bookmarkStart w:id="834" w:name="ref-i_robot"/>
    <w:p>
      <w:pPr>
        <w:pStyle w:val="Bibliography"/>
      </w:pPr>
      <w:r>
        <w:t xml:space="preserve">Asimov, Isaac. 1950.</w:t>
      </w:r>
      <w:r>
        <w:t xml:space="preserve"> </w:t>
      </w:r>
      <w:r>
        <w:rPr>
          <w:i/>
          <w:iCs/>
        </w:rPr>
        <w:t xml:space="preserve">I, Robot</w:t>
      </w:r>
      <w:r>
        <w:t xml:space="preserve">. Novel; Gnome Press.</w:t>
      </w:r>
      <w:r>
        <w:t xml:space="preserve"> </w:t>
      </w:r>
      <w:hyperlink r:id="rId833">
        <w:r>
          <w:rPr>
            <w:rStyle w:val="Hyperlink"/>
          </w:rPr>
          <w:t xml:space="preserve">https://search.library.ucdavis.edu/permalink/01UCD_INST/9fle3i/alma990000226350403126</w:t>
        </w:r>
      </w:hyperlink>
      <w:r>
        <w:t xml:space="preserve">.</w:t>
      </w:r>
    </w:p>
    <w:bookmarkEnd w:id="834"/>
    <w:bookmarkStart w:id="83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5">
        <w:r>
          <w:rPr>
            <w:rStyle w:val="Hyperlink"/>
          </w:rPr>
          <w:t xml:space="preserve">https://doi.org/10.1038/d41586-019-01431-z</w:t>
        </w:r>
      </w:hyperlink>
      <w:r>
        <w:t xml:space="preserve">.</w:t>
      </w:r>
    </w:p>
    <w:bookmarkEnd w:id="836"/>
    <w:bookmarkStart w:id="838" w:name="ref-battlestar_galactica_2004"/>
    <w:p>
      <w:pPr>
        <w:pStyle w:val="Bibliography"/>
      </w:pPr>
      <w:r>
        <w:rPr>
          <w:i/>
          <w:iCs/>
        </w:rPr>
        <w:t xml:space="preserve">Battlestar Galactica</w:t>
      </w:r>
      <w:r>
        <w:t xml:space="preserve">. 2004. Television Series.</w:t>
      </w:r>
      <w:r>
        <w:t xml:space="preserve"> </w:t>
      </w:r>
      <w:hyperlink r:id="rId837">
        <w:r>
          <w:rPr>
            <w:rStyle w:val="Hyperlink"/>
          </w:rPr>
          <w:t xml:space="preserve">https://en.wikipedia.org/wiki/Battlestar_Galactica_(2004_TV_series)</w:t>
        </w:r>
      </w:hyperlink>
      <w:r>
        <w:t xml:space="preserve">.</w:t>
      </w:r>
    </w:p>
    <w:bookmarkEnd w:id="838"/>
    <w:bookmarkStart w:id="83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3">
        <w:r>
          <w:rPr>
            <w:rStyle w:val="Hyperlink"/>
          </w:rPr>
          <w:t xml:space="preserve">https://jadebc.github.io/lab-manual/</w:t>
        </w:r>
      </w:hyperlink>
      <w:r>
        <w:t xml:space="preserve">.</w:t>
      </w:r>
    </w:p>
    <w:bookmarkEnd w:id="839"/>
    <w:bookmarkStart w:id="841" w:name="ref-blade_runner"/>
    <w:p>
      <w:pPr>
        <w:pStyle w:val="Bibliography"/>
      </w:pPr>
      <w:r>
        <w:rPr>
          <w:i/>
          <w:iCs/>
        </w:rPr>
        <w:t xml:space="preserve">Blade Runner</w:t>
      </w:r>
      <w:r>
        <w:t xml:space="preserve">. 1982. Film.</w:t>
      </w:r>
      <w:r>
        <w:t xml:space="preserve"> </w:t>
      </w:r>
      <w:hyperlink r:id="rId840">
        <w:r>
          <w:rPr>
            <w:rStyle w:val="Hyperlink"/>
          </w:rPr>
          <w:t xml:space="preserve">https://en.wikipedia.org/wiki/Blade_Runner</w:t>
        </w:r>
      </w:hyperlink>
      <w:r>
        <w:t xml:space="preserve">.</w:t>
      </w:r>
    </w:p>
    <w:bookmarkEnd w:id="841"/>
    <w:bookmarkStart w:id="84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2">
        <w:r>
          <w:rPr>
            <w:rStyle w:val="Hyperlink"/>
          </w:rPr>
          <w:t xml:space="preserve">https://happygitwithr.com/</w:t>
        </w:r>
      </w:hyperlink>
      <w:r>
        <w:t xml:space="preserve">.</w:t>
      </w:r>
    </w:p>
    <w:bookmarkEnd w:id="843"/>
    <w:bookmarkStart w:id="84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0">
        <w:r>
          <w:rPr>
            <w:rStyle w:val="Hyperlink"/>
          </w:rPr>
          <w:t xml:space="preserve">https://reprex.tidyverse.org/</w:t>
        </w:r>
      </w:hyperlink>
      <w:r>
        <w:t xml:space="preserve">.</w:t>
      </w:r>
    </w:p>
    <w:bookmarkEnd w:id="844"/>
    <w:bookmarkStart w:id="846"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5">
        <w:r>
          <w:rPr>
            <w:rStyle w:val="Hyperlink"/>
          </w:rPr>
          <w:t xml:space="preserve">https://en.wikipedia.org/wiki/Ender%27s_Game</w:t>
        </w:r>
      </w:hyperlink>
      <w:r>
        <w:t xml:space="preserve">.</w:t>
      </w:r>
    </w:p>
    <w:bookmarkEnd w:id="846"/>
    <w:bookmarkStart w:id="84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7">
        <w:r>
          <w:rPr>
            <w:rStyle w:val="Hyperlink"/>
          </w:rPr>
          <w:t xml:space="preserve">https://doi.org/10.1038/s41467-020-19160-7</w:t>
        </w:r>
      </w:hyperlink>
      <w:r>
        <w:t xml:space="preserve">.</w:t>
      </w:r>
    </w:p>
    <w:bookmarkEnd w:id="848"/>
    <w:bookmarkStart w:id="85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9">
        <w:r>
          <w:rPr>
            <w:rStyle w:val="Hyperlink"/>
          </w:rPr>
          <w:t xml:space="preserve">http://creativecommons.org/licenses/by-nc/4.0/</w:t>
        </w:r>
      </w:hyperlink>
      <w:r>
        <w:t xml:space="preserve">.</w:t>
      </w:r>
    </w:p>
    <w:bookmarkEnd w:id="850"/>
    <w:bookmarkStart w:id="852" w:name="ref-credit"/>
    <w:p>
      <w:pPr>
        <w:pStyle w:val="Bibliography"/>
      </w:pPr>
      <w:r>
        <w:t xml:space="preserve">“CRediT: Contributor Roles Taxonomy.”</w:t>
      </w:r>
      <w:r>
        <w:t xml:space="preserve"> </w:t>
      </w:r>
      <w:r>
        <w:t xml:space="preserve">n.d. PLOS ONE.</w:t>
      </w:r>
      <w:r>
        <w:t xml:space="preserve"> </w:t>
      </w:r>
      <w:hyperlink r:id="rId851">
        <w:r>
          <w:rPr>
            <w:rStyle w:val="Hyperlink"/>
          </w:rPr>
          <w:t xml:space="preserve">https://journals.plos.org/plosone/s/authorship</w:t>
        </w:r>
      </w:hyperlink>
      <w:r>
        <w:t xml:space="preserve">.</w:t>
      </w:r>
    </w:p>
    <w:bookmarkEnd w:id="852"/>
    <w:bookmarkStart w:id="854" w:name="ref-dryad"/>
    <w:p>
      <w:pPr>
        <w:pStyle w:val="Bibliography"/>
      </w:pPr>
      <w:r>
        <w:t xml:space="preserve">“Dryad Digital Repository.”</w:t>
      </w:r>
      <w:r>
        <w:t xml:space="preserve"> </w:t>
      </w:r>
      <w:r>
        <w:t xml:space="preserve">n.d. Dryad.</w:t>
      </w:r>
      <w:r>
        <w:t xml:space="preserve"> </w:t>
      </w:r>
      <w:hyperlink r:id="rId853">
        <w:r>
          <w:rPr>
            <w:rStyle w:val="Hyperlink"/>
          </w:rPr>
          <w:t xml:space="preserve">https://datadryad.org/</w:t>
        </w:r>
      </w:hyperlink>
      <w:r>
        <w:t xml:space="preserve">.</w:t>
      </w:r>
    </w:p>
    <w:bookmarkEnd w:id="854"/>
    <w:bookmarkStart w:id="85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20">
        <w:r>
          <w:rPr>
            <w:rStyle w:val="Hyperlink"/>
          </w:rPr>
          <w:t xml:space="preserve">https://www.equator-network.org/</w:t>
        </w:r>
      </w:hyperlink>
      <w:r>
        <w:t xml:space="preserve">.</w:t>
      </w:r>
    </w:p>
    <w:bookmarkEnd w:id="855"/>
    <w:bookmarkStart w:id="85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6">
        <w:r>
          <w:rPr>
            <w:rStyle w:val="Hyperlink"/>
          </w:rPr>
          <w:t xml:space="preserve">https://engineering-shiny.org/</w:t>
        </w:r>
      </w:hyperlink>
      <w:r>
        <w:t xml:space="preserve">.</w:t>
      </w:r>
    </w:p>
    <w:bookmarkEnd w:id="857"/>
    <w:bookmarkStart w:id="859"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8">
        <w:r>
          <w:rPr>
            <w:rStyle w:val="Hyperlink"/>
          </w:rPr>
          <w:t xml:space="preserve">https://www.youtube.com/watch?v=B1BdQcJ2ZYY</w:t>
        </w:r>
      </w:hyperlink>
      <w:r>
        <w:t xml:space="preserve">.</w:t>
      </w:r>
    </w:p>
    <w:bookmarkEnd w:id="859"/>
    <w:bookmarkStart w:id="86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3">
        <w:r>
          <w:rPr>
            <w:rStyle w:val="Hyperlink"/>
          </w:rPr>
          <w:t xml:space="preserve">https://github.com/orgs/quarto-dev/discussions/6085</w:t>
        </w:r>
      </w:hyperlink>
      <w:r>
        <w:t xml:space="preserve">.</w:t>
      </w:r>
    </w:p>
    <w:bookmarkEnd w:id="860"/>
    <w:bookmarkStart w:id="862" w:name="ref-githubdesktop"/>
    <w:p>
      <w:pPr>
        <w:pStyle w:val="Bibliography"/>
      </w:pPr>
      <w:r>
        <w:t xml:space="preserve">“GitHub Desktop.”</w:t>
      </w:r>
      <w:r>
        <w:t xml:space="preserve"> </w:t>
      </w:r>
      <w:r>
        <w:t xml:space="preserve">n.d. GitHub.</w:t>
      </w:r>
      <w:r>
        <w:t xml:space="preserve"> </w:t>
      </w:r>
      <w:hyperlink r:id="rId861">
        <w:r>
          <w:rPr>
            <w:rStyle w:val="Hyperlink"/>
          </w:rPr>
          <w:t xml:space="preserve">https://desktop.github.com/</w:t>
        </w:r>
      </w:hyperlink>
      <w:r>
        <w:t xml:space="preserve">.</w:t>
      </w:r>
    </w:p>
    <w:bookmarkEnd w:id="862"/>
    <w:bookmarkStart w:id="864" w:name="ref-dune"/>
    <w:p>
      <w:pPr>
        <w:pStyle w:val="Bibliography"/>
      </w:pPr>
      <w:r>
        <w:t xml:space="preserve">Herbert, Frank. 1965.</w:t>
      </w:r>
      <w:r>
        <w:t xml:space="preserve"> </w:t>
      </w:r>
      <w:r>
        <w:rPr>
          <w:i/>
          <w:iCs/>
        </w:rPr>
        <w:t xml:space="preserve">Dune</w:t>
      </w:r>
      <w:r>
        <w:t xml:space="preserve">. Novel.</w:t>
      </w:r>
      <w:r>
        <w:t xml:space="preserve"> </w:t>
      </w:r>
      <w:hyperlink r:id="rId863">
        <w:r>
          <w:rPr>
            <w:rStyle w:val="Hyperlink"/>
          </w:rPr>
          <w:t xml:space="preserve">https://en.wikipedia.org/wiki/Organizations_of_the_Dune_universe#Thinking_machines</w:t>
        </w:r>
      </w:hyperlink>
      <w:r>
        <w:t xml:space="preserve">.</w:t>
      </w:r>
    </w:p>
    <w:bookmarkEnd w:id="864"/>
    <w:bookmarkStart w:id="866" w:name="ref-plos_data"/>
    <w:p>
      <w:pPr>
        <w:pStyle w:val="Bibliography"/>
      </w:pPr>
      <w:r>
        <w:t xml:space="preserve">“How to Store and Manage Your Data.”</w:t>
      </w:r>
      <w:r>
        <w:t xml:space="preserve"> </w:t>
      </w:r>
      <w:r>
        <w:t xml:space="preserve">n.d. PLOS.</w:t>
      </w:r>
      <w:r>
        <w:t xml:space="preserve"> </w:t>
      </w:r>
      <w:hyperlink r:id="rId865">
        <w:r>
          <w:rPr>
            <w:rStyle w:val="Hyperlink"/>
          </w:rPr>
          <w:t xml:space="preserve">https://plos.org/resource/how-to-store-and-manage-your-data/</w:t>
        </w:r>
      </w:hyperlink>
      <w:r>
        <w:t xml:space="preserve">.</w:t>
      </w:r>
    </w:p>
    <w:bookmarkEnd w:id="866"/>
    <w:bookmarkStart w:id="86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7"/>
    <w:bookmarkStart w:id="86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8">
        <w:r>
          <w:rPr>
            <w:rStyle w:val="Hyperlink"/>
          </w:rPr>
          <w:t xml:space="preserve">https://mentors.fm/2019/08/13/think-and-write-with-leslie-lamport/</w:t>
        </w:r>
      </w:hyperlink>
      <w:r>
        <w:t xml:space="preserve">.</w:t>
      </w:r>
    </w:p>
    <w:bookmarkEnd w:id="869"/>
    <w:bookmarkStart w:id="871"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70">
        <w:r>
          <w:rPr>
            <w:rStyle w:val="Hyperlink"/>
          </w:rPr>
          <w:t xml:space="preserve">https://openreview.net/forum?id=BZ5a1r-kVsf</w:t>
        </w:r>
      </w:hyperlink>
      <w:r>
        <w:t xml:space="preserve">.</w:t>
      </w:r>
    </w:p>
    <w:bookmarkEnd w:id="871"/>
    <w:bookmarkStart w:id="872" w:name="ref-medRxiv"/>
    <w:p>
      <w:pPr>
        <w:pStyle w:val="Bibliography"/>
      </w:pPr>
      <w:r>
        <w:t xml:space="preserve">“medRxiv: The Preprint Server for Health Sciences.”</w:t>
      </w:r>
      <w:r>
        <w:t xml:space="preserve"> </w:t>
      </w:r>
      <w:r>
        <w:t xml:space="preserve">n.d. Cold Spring Harbor Laboratory.</w:t>
      </w:r>
      <w:r>
        <w:t xml:space="preserve"> </w:t>
      </w:r>
      <w:hyperlink r:id="rId817">
        <w:r>
          <w:rPr>
            <w:rStyle w:val="Hyperlink"/>
          </w:rPr>
          <w:t xml:space="preserve">https://www.medrxiv.org/</w:t>
        </w:r>
      </w:hyperlink>
      <w:r>
        <w:t xml:space="preserve">.</w:t>
      </w:r>
    </w:p>
    <w:bookmarkEnd w:id="872"/>
    <w:bookmarkStart w:id="87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3">
        <w:r>
          <w:rPr>
            <w:rStyle w:val="Hyperlink"/>
          </w:rPr>
          <w:t xml:space="preserve">https://doi.org/10.1038/467775a</w:t>
        </w:r>
      </w:hyperlink>
      <w:r>
        <w:t xml:space="preserve">.</w:t>
      </w:r>
    </w:p>
    <w:bookmarkEnd w:id="874"/>
    <w:bookmarkStart w:id="87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5">
        <w:r>
          <w:rPr>
            <w:rStyle w:val="Hyperlink"/>
          </w:rPr>
          <w:t xml:space="preserve">https://doi.org/10.1038/s41562-016-0021</w:t>
        </w:r>
      </w:hyperlink>
      <w:r>
        <w:t xml:space="preserve">.</w:t>
      </w:r>
    </w:p>
    <w:bookmarkEnd w:id="876"/>
    <w:bookmarkStart w:id="87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7">
        <w:r>
          <w:rPr>
            <w:rStyle w:val="Hyperlink"/>
          </w:rPr>
          <w:t xml:space="preserve">https://doi.org/10.1038/526182a</w:t>
        </w:r>
      </w:hyperlink>
      <w:r>
        <w:t xml:space="preserve">.</w:t>
      </w:r>
    </w:p>
    <w:bookmarkEnd w:id="878"/>
    <w:bookmarkStart w:id="880" w:name="ref-osf"/>
    <w:p>
      <w:pPr>
        <w:pStyle w:val="Bibliography"/>
      </w:pPr>
      <w:r>
        <w:t xml:space="preserve">“Open Science Framework.”</w:t>
      </w:r>
      <w:r>
        <w:t xml:space="preserve"> </w:t>
      </w:r>
      <w:r>
        <w:t xml:space="preserve">n.d. Center for Open Science.</w:t>
      </w:r>
      <w:r>
        <w:t xml:space="preserve"> </w:t>
      </w:r>
      <w:hyperlink r:id="rId879">
        <w:r>
          <w:rPr>
            <w:rStyle w:val="Hyperlink"/>
          </w:rPr>
          <w:t xml:space="preserve">https://osf.io/</w:t>
        </w:r>
      </w:hyperlink>
      <w:r>
        <w:t xml:space="preserve">.</w:t>
      </w:r>
    </w:p>
    <w:bookmarkEnd w:id="880"/>
    <w:bookmarkStart w:id="88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2">
        <w:r>
          <w:rPr>
            <w:rStyle w:val="Hyperlink"/>
          </w:rPr>
          <w:t xml:space="preserve">https://github.com/quarto-dev/quarto-cli/issues/3809</w:t>
        </w:r>
      </w:hyperlink>
      <w:r>
        <w:t xml:space="preserve">.</w:t>
      </w:r>
    </w:p>
    <w:bookmarkEnd w:id="881"/>
    <w:bookmarkStart w:id="883" w:name="ref-gitfixum"/>
    <w:p>
      <w:pPr>
        <w:pStyle w:val="Bibliography"/>
      </w:pPr>
      <w:r>
        <w:t xml:space="preserve">Robertson, Seth. n.d.</w:t>
      </w:r>
      <w:r>
        <w:t xml:space="preserve"> </w:t>
      </w:r>
      <w:r>
        <w:t xml:space="preserve">“On Undoing, Fixing, or Removing Commits in Git.”</w:t>
      </w:r>
      <w:r>
        <w:t xml:space="preserve"> </w:t>
      </w:r>
      <w:hyperlink r:id="rId882">
        <w:r>
          <w:rPr>
            <w:rStyle w:val="Hyperlink"/>
          </w:rPr>
          <w:t xml:space="preserve">https://sethrobertson.github.io/GitFixUm/fixup.html</w:t>
        </w:r>
      </w:hyperlink>
      <w:r>
        <w:t xml:space="preserve">.</w:t>
      </w:r>
    </w:p>
    <w:bookmarkEnd w:id="883"/>
    <w:bookmarkStart w:id="88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4">
        <w:r>
          <w:rPr>
            <w:rStyle w:val="Hyperlink"/>
          </w:rPr>
          <w:t xml:space="preserve">https://doi.org/10.1371/journal.pcbi.1003833</w:t>
        </w:r>
      </w:hyperlink>
      <w:r>
        <w:t xml:space="preserve">.</w:t>
      </w:r>
    </w:p>
    <w:bookmarkEnd w:id="885"/>
    <w:bookmarkStart w:id="88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6">
        <w:r>
          <w:rPr>
            <w:rStyle w:val="Hyperlink"/>
          </w:rPr>
          <w:t xml:space="preserve">https://doi.org/10.1038/d41586-019-02918-5</w:t>
        </w:r>
      </w:hyperlink>
      <w:r>
        <w:t xml:space="preserve">.</w:t>
      </w:r>
    </w:p>
    <w:bookmarkEnd w:id="887"/>
    <w:bookmarkStart w:id="889" w:name="ref-slurm"/>
    <w:p>
      <w:pPr>
        <w:pStyle w:val="Bibliography"/>
      </w:pPr>
      <w:r>
        <w:t xml:space="preserve">“Slurm Workload Manager: Sbatch Documentation.”</w:t>
      </w:r>
      <w:r>
        <w:t xml:space="preserve"> </w:t>
      </w:r>
      <w:r>
        <w:t xml:space="preserve">n.d. SchedMD.</w:t>
      </w:r>
      <w:r>
        <w:t xml:space="preserve"> </w:t>
      </w:r>
      <w:hyperlink r:id="rId888">
        <w:r>
          <w:rPr>
            <w:rStyle w:val="Hyperlink"/>
          </w:rPr>
          <w:t xml:space="preserve">https://slurm.schedmd.com/sbatch.html</w:t>
        </w:r>
      </w:hyperlink>
      <w:r>
        <w:t xml:space="preserve">.</w:t>
      </w:r>
    </w:p>
    <w:bookmarkEnd w:id="889"/>
    <w:bookmarkStart w:id="8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90">
        <w:r>
          <w:rPr>
            <w:rStyle w:val="Hyperlink"/>
          </w:rPr>
          <w:t xml:space="preserve">https://doi.org/10.1038/d41586-019-00067-3</w:t>
        </w:r>
      </w:hyperlink>
      <w:r>
        <w:t xml:space="preserve">.</w:t>
      </w:r>
    </w:p>
    <w:bookmarkEnd w:id="891"/>
    <w:bookmarkStart w:id="893" w:name="ref-terminator"/>
    <w:p>
      <w:pPr>
        <w:pStyle w:val="Bibliography"/>
      </w:pPr>
      <w:r>
        <w:rPr>
          <w:i/>
          <w:iCs/>
        </w:rPr>
        <w:t xml:space="preserve">Terminator 3: Rise of the Machines</w:t>
      </w:r>
      <w:r>
        <w:t xml:space="preserve">. 2003. Film.</w:t>
      </w:r>
      <w:r>
        <w:t xml:space="preserve"> </w:t>
      </w:r>
      <w:hyperlink r:id="rId892">
        <w:r>
          <w:rPr>
            <w:rStyle w:val="Hyperlink"/>
          </w:rPr>
          <w:t xml:space="preserve">https://en.wikipedia.org/wiki/Terminator_3:_Rise_of_the_Machines</w:t>
        </w:r>
      </w:hyperlink>
      <w:r>
        <w:t xml:space="preserve">.</w:t>
      </w:r>
    </w:p>
    <w:bookmarkEnd w:id="893"/>
    <w:bookmarkStart w:id="895" w:name="ref-matrix"/>
    <w:p>
      <w:pPr>
        <w:pStyle w:val="Bibliography"/>
      </w:pPr>
      <w:r>
        <w:rPr>
          <w:i/>
          <w:iCs/>
        </w:rPr>
        <w:t xml:space="preserve">The Matrix</w:t>
      </w:r>
      <w:r>
        <w:t xml:space="preserve">. 1999. Film.</w:t>
      </w:r>
      <w:r>
        <w:t xml:space="preserve"> </w:t>
      </w:r>
      <w:hyperlink r:id="rId894">
        <w:r>
          <w:rPr>
            <w:rStyle w:val="Hyperlink"/>
          </w:rPr>
          <w:t xml:space="preserve">https://en.wikipedia.org/wiki/The_Matrix</w:t>
        </w:r>
      </w:hyperlink>
      <w:r>
        <w:t xml:space="preserve">.</w:t>
      </w:r>
    </w:p>
    <w:bookmarkEnd w:id="895"/>
    <w:bookmarkStart w:id="89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6"/>
    <w:bookmarkStart w:id="89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7">
        <w:r>
          <w:rPr>
            <w:rStyle w:val="Hyperlink"/>
          </w:rPr>
          <w:t xml:space="preserve">https://doi.org/10.1038/d41586-021-03603-2</w:t>
        </w:r>
      </w:hyperlink>
      <w:r>
        <w:t xml:space="preserve">.</w:t>
      </w:r>
    </w:p>
    <w:bookmarkEnd w:id="898"/>
    <w:bookmarkStart w:id="900" w:name="ref-wargames"/>
    <w:p>
      <w:pPr>
        <w:pStyle w:val="Bibliography"/>
      </w:pPr>
      <w:r>
        <w:rPr>
          <w:i/>
          <w:iCs/>
        </w:rPr>
        <w:t xml:space="preserve">WarGames</w:t>
      </w:r>
      <w:r>
        <w:t xml:space="preserve">. 1983. Film.</w:t>
      </w:r>
      <w:r>
        <w:t xml:space="preserve"> </w:t>
      </w:r>
      <w:hyperlink r:id="rId899">
        <w:r>
          <w:rPr>
            <w:rStyle w:val="Hyperlink"/>
          </w:rPr>
          <w:t xml:space="preserve">https://en.wikipedia.org/wiki/WarGames</w:t>
        </w:r>
      </w:hyperlink>
      <w:r>
        <w:t xml:space="preserve">.</w:t>
      </w:r>
    </w:p>
    <w:bookmarkEnd w:id="900"/>
    <w:bookmarkStart w:id="90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1">
        <w:r>
          <w:rPr>
            <w:rStyle w:val="Hyperlink"/>
          </w:rPr>
          <w:t xml:space="preserve">https://adv-r.hadley.nz/</w:t>
        </w:r>
      </w:hyperlink>
      <w:r>
        <w:t xml:space="preserve">.</w:t>
      </w:r>
    </w:p>
    <w:bookmarkEnd w:id="902"/>
    <w:bookmarkStart w:id="90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3">
        <w:r>
          <w:rPr>
            <w:rStyle w:val="Hyperlink"/>
          </w:rPr>
          <w:t xml:space="preserve">https://mastering-shiny.org/</w:t>
        </w:r>
      </w:hyperlink>
      <w:r>
        <w:t xml:space="preserve">.</w:t>
      </w:r>
    </w:p>
    <w:bookmarkEnd w:id="904"/>
    <w:bookmarkStart w:id="90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2">
        <w:r>
          <w:rPr>
            <w:rStyle w:val="Hyperlink"/>
          </w:rPr>
          <w:t xml:space="preserve">https://style.tidyverse.org/</w:t>
        </w:r>
      </w:hyperlink>
      <w:r>
        <w:t xml:space="preserve">.</w:t>
      </w:r>
    </w:p>
    <w:bookmarkEnd w:id="905"/>
    <w:bookmarkStart w:id="90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6">
        <w:r>
          <w:rPr>
            <w:rStyle w:val="Hyperlink"/>
          </w:rPr>
          <w:t xml:space="preserve">https://design.tidyverse.org/</w:t>
        </w:r>
      </w:hyperlink>
      <w:r>
        <w:t xml:space="preserve">.</w:t>
      </w:r>
    </w:p>
    <w:bookmarkEnd w:id="907"/>
    <w:bookmarkStart w:id="90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8">
        <w:r>
          <w:rPr>
            <w:rStyle w:val="Hyperlink"/>
          </w:rPr>
          <w:t xml:space="preserve">https://r-pkgs.org/</w:t>
        </w:r>
      </w:hyperlink>
      <w:r>
        <w:t xml:space="preserve">.</w:t>
      </w:r>
    </w:p>
    <w:bookmarkEnd w:id="909"/>
    <w:bookmarkStart w:id="91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10">
        <w:r>
          <w:rPr>
            <w:rStyle w:val="Hyperlink"/>
          </w:rPr>
          <w:t xml:space="preserve">https://r4ds.hadley.nz/</w:t>
        </w:r>
      </w:hyperlink>
      <w:r>
        <w:t xml:space="preserve">.</w:t>
      </w:r>
    </w:p>
    <w:bookmarkEnd w:id="911"/>
    <w:bookmarkStart w:id="91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2"/>
    <w:bookmarkEnd w:id="913"/>
    <w:p>
      <w:r>
        <w:br w:type="page"/>
      </w:r>
    </w:p>
    <w:bookmarkEnd w:id="914"/>
    <w:bookmarkStart w:id="91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5">
        <w:r>
          <w:rPr>
            <w:rStyle w:val="Hyperlink"/>
          </w:rPr>
          <w:t xml:space="preserve">https://ucd-serg.github.io/lab-manual/appendix-copilot-instructions.html</w:t>
        </w:r>
      </w:hyperlink>
    </w:p>
    <w:p>
      <w:r>
        <w:br w:type="page"/>
      </w:r>
    </w:p>
    <w:bookmarkEnd w:id="916"/>
    <w:bookmarkStart w:id="91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7">
        <w:r>
          <w:rPr>
            <w:rStyle w:val="Hyperlink"/>
          </w:rPr>
          <w:t xml:space="preserve">https://ucd-serg.github.io/lab-manual/appendix-copilot-setup-steps.html</w:t>
        </w:r>
      </w:hyperlink>
    </w:p>
    <w:p>
      <w:r>
        <w:br w:type="page"/>
      </w:r>
    </w:p>
    <w:bookmarkEnd w:id="918"/>
    <w:bookmarkStart w:id="91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3"/>
        </w:numPr>
      </w:pPr>
      <w:ins w:id="3086" w:author="PR Preview" w:date="2024-01-01T00:00:00Z">
        <w:r>
          <w:rPr>
            <w:b/>
            <w:bCs/>
          </w:rPr>
          <w:t xml:space="preserve">Branch:</w:t>
        </w:r>
      </w:ins>
      <w:ins w:id="3086" w:author="PR Preview" w:date="2024-01-01T00:00:00Z">
        <w:r>
          <w:t xml:space="preserve"> </w:t>
        </w:r>
      </w:ins>
      <w:ins w:id="3086" w:author="PR Preview" w:date="2024-01-01T00:00:00Z">
        <w:r>
          <w:t xml:space="preserve">HEAD</w:t>
        </w:r>
      </w:ins>
    </w:p>
    <w:p>
      <w:pPr>
        <w:pStyle w:val="Compact"/>
        <w:numPr>
          <w:ilvl w:val="0"/>
          <w:numId w:val="1383"/>
        </w:numPr>
      </w:pPr>
      <w:ins w:id="3087" w:author="PR Preview" w:date="2024-01-01T00:00:00Z">
        <w:r>
          <w:rPr>
            <w:b/>
            <w:bCs/>
          </w:rPr>
          <w:t xml:space="preserve">Commit:</w:t>
        </w:r>
      </w:ins>
      <w:ins w:id="3087" w:author="PR Preview" w:date="2024-01-01T00:00:00Z">
        <w:r>
          <w:t xml:space="preserve"> </w:t>
        </w:r>
      </w:ins>
      <w:ins w:id="3087" w:author="PR Preview" w:date="2024-01-01T00:00:00Z">
        <w:r>
          <w:t xml:space="preserve">4da7e5c</w:t>
        </w:r>
      </w:ins>
    </w:p>
    <w:p>
      <w:pPr>
        <w:pStyle w:val="Compact"/>
        <w:numPr>
          <w:ilvl w:val="0"/>
          <w:numId w:val="1383"/>
        </w:numPr>
      </w:pPr>
      <w:ins w:id="3088" w:author="PR Preview" w:date="2024-01-01T00:00:00Z">
        <w:r>
          <w:rPr>
            <w:b/>
            <w:bCs/>
          </w:rPr>
          <w:t xml:space="preserve">Full commit hash:</w:t>
        </w:r>
      </w:ins>
      <w:ins w:id="3088" w:author="PR Preview" w:date="2024-01-01T00:00:00Z">
        <w:r>
          <w:t xml:space="preserve"> </w:t>
        </w:r>
      </w:ins>
      <w:ins w:id="3088" w:author="PR Preview" w:date="2024-01-01T00:00:00Z">
        <w:r>
          <w:t xml:space="preserve">4da7e5cd3b4de21600a4cbb2559cc4b885888dc7</w:t>
        </w:r>
      </w:ins>
    </w:p>
    <w:p>
      <w:pPr>
        <w:pStyle w:val="Compact"/>
        <w:numPr>
          <w:ilvl w:val="0"/>
          <w:numId w:val="1383"/>
        </w:numPr>
      </w:pPr>
      <w:ins w:id="3089" w:author="PR Preview" w:date="2024-01-01T00:00:00Z">
        <w:r>
          <w:rPr>
            <w:b/>
            <w:bCs/>
          </w:rPr>
          <w:t xml:space="preserve">Commit date:</w:t>
        </w:r>
      </w:ins>
      <w:ins w:id="3089" w:author="PR Preview" w:date="2024-01-01T00:00:00Z">
        <w:r>
          <w:t xml:space="preserve"> </w:t>
        </w:r>
      </w:ins>
      <w:ins w:id="3089" w:author="PR Preview" w:date="2024-01-01T00:00:00Z">
        <w:r>
          <w:t xml:space="preserve">2026-05-20 03:28:02 -0700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2"/>
  </w:num>
  <w:num w:numId="1208">
    <w:abstractNumId w:val="992"/>
  </w:num>
  <w:num w:numId="1209">
    <w:abstractNumId w:val="992"/>
  </w:num>
  <w:num w:numId="1210">
    <w:abstractNumId w:val="992"/>
  </w:num>
  <w:num w:numId="1211">
    <w:abstractNumId w:val="992"/>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1"/>
  </w:num>
  <w:num w:numId="1380">
    <w:abstractNumId w:val="991"/>
  </w:num>
  <w:num w:numId="1381">
    <w:abstractNumId w:val="991"/>
  </w:num>
  <w:num w:numId="1382">
    <w:abstractNumId w:val="991"/>
  </w:num>
  <w:num w:numId="13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320" Type="http://schemas.openxmlformats.org/officeDocument/2006/relationships/image" Target="media/rId320.png"/><Relationship Id="rId485" Type="http://schemas.openxmlformats.org/officeDocument/2006/relationships/image" Target="media/rId485.png"/><Relationship Id="rId628" Type="http://schemas.openxmlformats.org/officeDocument/2006/relationships/image" Target="media/rId628.png"/><Relationship Id="rId631" Type="http://schemas.openxmlformats.org/officeDocument/2006/relationships/image" Target="media/rId631.jpg"/><Relationship Id="rId347" Type="http://schemas.openxmlformats.org/officeDocument/2006/relationships/image" Target="media/rId347.png"/><Relationship Id="rId513" Type="http://schemas.openxmlformats.org/officeDocument/2006/relationships/image" Target="media/rId513.jpg"/><Relationship Id="rId519" Type="http://schemas.openxmlformats.org/officeDocument/2006/relationships/image" Target="media/rId519.png"/><Relationship Id="rId436" Type="http://schemas.openxmlformats.org/officeDocument/2006/relationships/image" Target="media/rId436.png"/><Relationship Id="rId441" Type="http://schemas.openxmlformats.org/officeDocument/2006/relationships/image" Target="media/rId441.png"/><Relationship Id="rId257" Type="http://schemas.openxmlformats.org/officeDocument/2006/relationships/image" Target="media/rId257.png"/><Relationship Id="rId637" Type="http://schemas.openxmlformats.org/officeDocument/2006/relationships/image" Target="media/rId637.png"/><Relationship Id="rId667" Type="http://schemas.openxmlformats.org/officeDocument/2006/relationships/image" Target="media/rId667.png"/><Relationship Id="rId262" Type="http://schemas.openxmlformats.org/officeDocument/2006/relationships/image" Target="media/rId262.png"/><Relationship Id="rId634" Type="http://schemas.openxmlformats.org/officeDocument/2006/relationships/image" Target="media/rId634.png"/><Relationship Id="rId582"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53" Type="http://schemas.openxmlformats.org/officeDocument/2006/relationships/hyperlink" Target="http://adv-r.had.co.nz/Style.html" TargetMode="External"/><Relationship Id="rId791" Type="http://schemas.openxmlformats.org/officeDocument/2006/relationships/hyperlink" Target="http://colorbrewer2.org/" TargetMode="External"/><Relationship Id="rId849" Type="http://schemas.openxmlformats.org/officeDocument/2006/relationships/hyperlink" Target="http://creativecommons.org/licenses/by-nc/4.0/" TargetMode="External"/><Relationship Id="rId317" Type="http://schemas.openxmlformats.org/officeDocument/2006/relationships/hyperlink" Target="http://styler.r-lib.org/articles/customizing_styler.html" TargetMode="External"/><Relationship Id="rId73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80" Type="http://schemas.openxmlformats.org/officeDocument/2006/relationships/hyperlink" Target="https://about.codecov.io" TargetMode="External"/><Relationship Id="rId901" Type="http://schemas.openxmlformats.org/officeDocument/2006/relationships/hyperlink" Target="https://adv-r.hadley.nz/" TargetMode="External"/><Relationship Id="rId231"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6" Type="http://schemas.openxmlformats.org/officeDocument/2006/relationships/hyperlink" Target="https://blog.rstudio.com/2016/03/29/feather/" TargetMode="External"/><Relationship Id="rId159" Type="http://schemas.openxmlformats.org/officeDocument/2006/relationships/hyperlink" Target="https://blog.rstudio.com/2020/12/02/rstudio-v1-4-preview-little-things/" TargetMode="External"/><Relationship Id="rId689" Type="http://schemas.openxmlformats.org/officeDocument/2006/relationships/hyperlink" Target="https://chatgpt.com/codex/" TargetMode="External"/><Relationship Id="rId299"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5" Type="http://schemas.openxmlformats.org/officeDocument/2006/relationships/hyperlink" Target="https://cran.r-project.org/package=flexlsx" TargetMode="External"/><Relationship Id="rId325" Type="http://schemas.openxmlformats.org/officeDocument/2006/relationships/hyperlink" Target="https://cran.r-project.org/web/packages/lintr/readme/README.html#available-linters" TargetMode="External"/><Relationship Id="rId328"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7" Type="http://schemas.openxmlformats.org/officeDocument/2006/relationships/hyperlink" Target="https://d-morrison.github.io/rme/" TargetMode="External"/><Relationship Id="rId853" Type="http://schemas.openxmlformats.org/officeDocument/2006/relationships/hyperlink" Target="https://datadryad.org/" TargetMode="External"/><Relationship Id="rId824" Type="http://schemas.openxmlformats.org/officeDocument/2006/relationships/hyperlink" Target="https://davidgohel.github.io/flextable/" TargetMode="External"/><Relationship Id="rId906" Type="http://schemas.openxmlformats.org/officeDocument/2006/relationships/hyperlink" Target="https://design.tidyverse.org/" TargetMode="External"/><Relationship Id="rId283" Type="http://schemas.openxmlformats.org/officeDocument/2006/relationships/hyperlink" Target="https://design.tidyverse.org/important-args-first.html" TargetMode="External"/><Relationship Id="rId861" Type="http://schemas.openxmlformats.org/officeDocument/2006/relationships/hyperlink" Target="https://desktop.github.com/" TargetMode="External"/><Relationship Id="rId696" Type="http://schemas.openxmlformats.org/officeDocument/2006/relationships/hyperlink" Target="https://developers.openai.com/api/docs/quickstart" TargetMode="External"/><Relationship Id="rId690"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8" Type="http://schemas.openxmlformats.org/officeDocument/2006/relationships/hyperlink" Target="https://docs.github.com/en/actions" TargetMode="External"/><Relationship Id="rId654" Type="http://schemas.openxmlformats.org/officeDocument/2006/relationships/hyperlink" Target="https://docs.github.com/en/copilot/how-tos/use-copilot-agents/coding-agent" TargetMode="External"/><Relationship Id="rId706" Type="http://schemas.openxmlformats.org/officeDocument/2006/relationships/hyperlink" Target="https://docs.github.com/en/copilot/how-tos/use-copilot-agents/coding-agent/customize-the-agent-environment" TargetMode="External"/><Relationship Id="rId717" Type="http://schemas.openxmlformats.org/officeDocument/2006/relationships/hyperlink" Target="https://docs.github.com/en/copilot/how-tos/use-copilot-agents/coding-agent/customize-the-agent-environment#preinstalling-tools-or-dependencies-in-copilots-environment" TargetMode="External"/><Relationship Id="rId681" Type="http://schemas.openxmlformats.org/officeDocument/2006/relationships/hyperlink" Target="https://docs.github.com/en/copilot/how-tos/use-copilot-agents/coding-agent/customize-the-agent-firewall" TargetMode="External"/><Relationship Id="rId679" Type="http://schemas.openxmlformats.org/officeDocument/2006/relationships/hyperlink" Target="https://docs.github.com/en/copilot/reference/copilot-allowlist-reference" TargetMode="External"/><Relationship Id="rId557" Type="http://schemas.openxmlformats.org/officeDocument/2006/relationships/hyperlink" Target="https://docs.github.com/en/enterprise/2.13/user/articles/creating-releases" TargetMode="External"/><Relationship Id="rId472" Type="http://schemas.openxmlformats.org/officeDocument/2006/relationships/hyperlink" Target="https://docs.github.com/en/repositories/working-with-files/managing-files/customizing-how-changed-files-appear-on-github" TargetMode="External"/><Relationship Id="rId773" Type="http://schemas.openxmlformats.org/officeDocument/2006/relationships/hyperlink" Target="https://docs.google.com/document/d/1ckgRCcr7FFPyymyMA6Y_-cB_vftOyrrxT28c6gRg0PI/edit" TargetMode="External"/><Relationship Id="rId873" Type="http://schemas.openxmlformats.org/officeDocument/2006/relationships/hyperlink" Target="https://doi.org/10.1038/467775a" TargetMode="External"/><Relationship Id="rId877" Type="http://schemas.openxmlformats.org/officeDocument/2006/relationships/hyperlink" Target="https://doi.org/10.1038/526182a" TargetMode="External"/><Relationship Id="rId890" Type="http://schemas.openxmlformats.org/officeDocument/2006/relationships/hyperlink" Target="https://doi.org/10.1038/d41586-019-00067-3" TargetMode="External"/><Relationship Id="rId835" Type="http://schemas.openxmlformats.org/officeDocument/2006/relationships/hyperlink" Target="https://doi.org/10.1038/d41586-019-01431-z" TargetMode="External"/><Relationship Id="rId886" Type="http://schemas.openxmlformats.org/officeDocument/2006/relationships/hyperlink" Target="https://doi.org/10.1038/d41586-019-02918-5" TargetMode="External"/><Relationship Id="rId897" Type="http://schemas.openxmlformats.org/officeDocument/2006/relationships/hyperlink" Target="https://doi.org/10.1038/d41586-021-03603-2" TargetMode="External"/><Relationship Id="rId847" Type="http://schemas.openxmlformats.org/officeDocument/2006/relationships/hyperlink" Target="https://doi.org/10.1038/s41467-020-19160-7" TargetMode="External"/><Relationship Id="rId875" Type="http://schemas.openxmlformats.org/officeDocument/2006/relationships/hyperlink" Target="https://doi.org/10.1038/s41562-016-0021" TargetMode="External"/><Relationship Id="rId884" Type="http://schemas.openxmlformats.org/officeDocument/2006/relationships/hyperlink" Target="https://doi.org/10.1371/journal.pcbi.1003833" TargetMode="External"/><Relationship Id="rId831" Type="http://schemas.openxmlformats.org/officeDocument/2006/relationships/hyperlink" Target="https://doi.org/10.1371/journal.pgph.0002269" TargetMode="External"/><Relationship Id="rId208" Type="http://schemas.openxmlformats.org/officeDocument/2006/relationships/hyperlink" Target="https://dplyr.tidyverse.org/" TargetMode="External"/><Relationship Id="rId229" Type="http://schemas.openxmlformats.org/officeDocument/2006/relationships/hyperlink" Target="https://dplyr.tidyverse.org/articles/in-packages.html" TargetMode="External"/><Relationship Id="rId228" Type="http://schemas.openxmlformats.org/officeDocument/2006/relationships/hyperlink" Target="https://dplyr.tidyverse.org/articles/programming.html" TargetMode="External"/><Relationship Id="rId203" Type="http://schemas.openxmlformats.org/officeDocument/2006/relationships/hyperlink" Target="https://dtplyr.tidyverse.org/" TargetMode="External"/><Relationship Id="rId504" Type="http://schemas.openxmlformats.org/officeDocument/2006/relationships/hyperlink" Target="https://eddelbuettel.github.io/r2u/" TargetMode="External"/><Relationship Id="rId431" Type="http://schemas.openxmlformats.org/officeDocument/2006/relationships/hyperlink" Target="https://education.github.com/" TargetMode="External"/><Relationship Id="rId432" Type="http://schemas.openxmlformats.org/officeDocument/2006/relationships/hyperlink" Target="https://education.github.com/pack" TargetMode="External"/><Relationship Id="rId433"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9" Type="http://schemas.openxmlformats.org/officeDocument/2006/relationships/hyperlink" Target="https://en.wikipedia.org/wiki/2001:_A_Space_Odyssey_(film)" TargetMode="External"/><Relationship Id="rId600" Type="http://schemas.openxmlformats.org/officeDocument/2006/relationships/hyperlink" Target="https://en.wikipedia.org/wiki/AI-assisted_software_development" TargetMode="External"/><Relationship Id="rId617" Type="http://schemas.openxmlformats.org/officeDocument/2006/relationships/hyperlink" Target="https://en.wikipedia.org/wiki/AI_agent" TargetMode="External"/><Relationship Id="rId670" Type="http://schemas.openxmlformats.org/officeDocument/2006/relationships/hyperlink" Target="https://en.wikipedia.org/wiki/Agent_(The_Matrix)" TargetMode="External"/><Relationship Id="rId837" Type="http://schemas.openxmlformats.org/officeDocument/2006/relationships/hyperlink" Target="https://en.wikipedia.org/wiki/Battlestar_Galactica_(2004_TV_series)" TargetMode="External"/><Relationship Id="rId840" Type="http://schemas.openxmlformats.org/officeDocument/2006/relationships/hyperlink" Target="https://en.wikipedia.org/wiki/Blade_Runner" TargetMode="External"/><Relationship Id="rId180" Type="http://schemas.openxmlformats.org/officeDocument/2006/relationships/hyperlink" Target="https://en.wikipedia.org/wiki/Code_refactoring" TargetMode="External"/><Relationship Id="rId691" Type="http://schemas.openxmlformats.org/officeDocument/2006/relationships/hyperlink" Target="https://en.wikipedia.org/wiki/Codex_(AI_agent)" TargetMode="External"/><Relationship Id="rId187" Type="http://schemas.openxmlformats.org/officeDocument/2006/relationships/hyperlink" Target="https://en.wikipedia.org/wiki/Cyclomatic_complexity" TargetMode="External"/><Relationship Id="rId179" Type="http://schemas.openxmlformats.org/officeDocument/2006/relationships/hyperlink" Target="https://en.wikipedia.org/wiki/Decomposition_(computer_science)" TargetMode="External"/><Relationship Id="rId801" Type="http://schemas.openxmlformats.org/officeDocument/2006/relationships/hyperlink" Target="https://en.wikipedia.org/wiki/Doctor_of_Philosophy#History" TargetMode="External"/><Relationship Id="rId845" Type="http://schemas.openxmlformats.org/officeDocument/2006/relationships/hyperlink" Target="https://en.wikipedia.org/wiki/Ender%27s_Game" TargetMode="External"/><Relationship Id="rId181" Type="http://schemas.openxmlformats.org/officeDocument/2006/relationships/hyperlink" Target="https://en.wikipedia.org/wiki/Functional_decomposition" TargetMode="External"/><Relationship Id="rId215" Type="http://schemas.openxmlformats.org/officeDocument/2006/relationships/hyperlink" Target="https://en.wikipedia.org/wiki/Functional_programming" TargetMode="External"/><Relationship Id="rId815" Type="http://schemas.openxmlformats.org/officeDocument/2006/relationships/hyperlink" Target="https://en.wikipedia.org/wiki/Implicature" TargetMode="External"/><Relationship Id="rId619" Type="http://schemas.openxmlformats.org/officeDocument/2006/relationships/hyperlink" Target="https://en.wikipedia.org/wiki/Intelligent_agent" TargetMode="External"/><Relationship Id="rId802" Type="http://schemas.openxmlformats.org/officeDocument/2006/relationships/hyperlink" Target="https://en.wikipedia.org/wiki/Masterpiece#History" TargetMode="External"/><Relationship Id="rId863" Type="http://schemas.openxmlformats.org/officeDocument/2006/relationships/hyperlink" Target="https://en.wikipedia.org/wiki/Organizations_of_the_Dune_universe#Thinking_machines" TargetMode="External"/><Relationship Id="rId620" Type="http://schemas.openxmlformats.org/officeDocument/2006/relationships/hyperlink" Target="https://en.wikipedia.org/wiki/Technological_singularity" TargetMode="External"/><Relationship Id="rId892" Type="http://schemas.openxmlformats.org/officeDocument/2006/relationships/hyperlink" Target="https://en.wikipedia.org/wiki/Terminator_3:_Rise_of_the_Machines" TargetMode="External"/><Relationship Id="rId894" Type="http://schemas.openxmlformats.org/officeDocument/2006/relationships/hyperlink" Target="https://en.wikipedia.org/wiki/The_Matrix" TargetMode="External"/><Relationship Id="rId800" Type="http://schemas.openxmlformats.org/officeDocument/2006/relationships/hyperlink" Target="https://en.wikipedia.org/wiki/Thesis" TargetMode="External"/><Relationship Id="rId366" Type="http://schemas.openxmlformats.org/officeDocument/2006/relationships/hyperlink" Target="https://en.wikipedia.org/wiki/WYSIWYM" TargetMode="External"/><Relationship Id="rId899" Type="http://schemas.openxmlformats.org/officeDocument/2006/relationships/hyperlink" Target="https://en.wikipedia.org/wiki/WarGames" TargetMode="External"/><Relationship Id="rId814" Type="http://schemas.openxmlformats.org/officeDocument/2006/relationships/hyperlink" Target="https://en.wikipedia.org/wiki/Yes,_and_..." TargetMode="External"/><Relationship Id="rId856" Type="http://schemas.openxmlformats.org/officeDocument/2006/relationships/hyperlink" Target="https://engineering-shiny.org/" TargetMode="External"/><Relationship Id="rId221"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6" Type="http://schemas.openxmlformats.org/officeDocument/2006/relationships/hyperlink" Target="https://ggplot2.tidyverse.org/" TargetMode="External"/><Relationship Id="rId740" Type="http://schemas.openxmlformats.org/officeDocument/2006/relationships/hyperlink" Target="https://github.com/IndrajeetPatil/awesome-r-pkgtools" TargetMode="External"/><Relationship Id="rId380" Type="http://schemas.openxmlformats.org/officeDocument/2006/relationships/hyperlink" Target="https://github.com/UCD-SERG/lab-manual" TargetMode="External"/><Relationship Id="rId284" Type="http://schemas.openxmlformats.org/officeDocument/2006/relationships/hyperlink" Target="https://github.com/UCD-SERG/lab-manual/blob/main/.lintr.R" TargetMode="External"/><Relationship Id="rId611" Type="http://schemas.openxmlformats.org/officeDocument/2006/relationships/hyperlink" Target="https://github.com/UCD-SERG/lab-manual/issues/112" TargetMode="External"/><Relationship Id="rId646" Type="http://schemas.openxmlformats.org/officeDocument/2006/relationships/hyperlink" Target="https://github.com/UCD-SERG/lab-manual/issues/42" TargetMode="External"/><Relationship Id="rId612" Type="http://schemas.openxmlformats.org/officeDocument/2006/relationships/hyperlink" Target="https://github.com/UCD-SERG/lab-manual/pull/145" TargetMode="External"/><Relationship Id="rId647" Type="http://schemas.openxmlformats.org/officeDocument/2006/relationships/hyperlink" Target="https://github.com/UCD-SERG/lab-manual/pull/50" TargetMode="External"/><Relationship Id="rId253" Type="http://schemas.openxmlformats.org/officeDocument/2006/relationships/hyperlink" Target="https://github.com/UCD-SERG/lab-manual/pulls/review-requested/YOUR-USERNAME" TargetMode="External"/><Relationship Id="rId373"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6" Type="http://schemas.openxmlformats.org/officeDocument/2006/relationships/hyperlink" Target="https://github.com/UCD-SERG/rpt/pull/100" TargetMode="External"/><Relationship Id="rId410" Type="http://schemas.openxmlformats.org/officeDocument/2006/relationships/hyperlink" Target="https://github.com/UCD-SERG/rpt/pull/70" TargetMode="External"/><Relationship Id="rId177" Type="http://schemas.openxmlformats.org/officeDocument/2006/relationships/hyperlink" Target="https://github.com/UCD-SERG/shigella/pull/11" TargetMode="External"/><Relationship Id="rId705" Type="http://schemas.openxmlformats.org/officeDocument/2006/relationships/hyperlink" Target="https://github.com/actions/checkout" TargetMode="External"/><Relationship Id="rId374" Type="http://schemas.openxmlformats.org/officeDocument/2006/relationships/hyperlink" Target="https://github.com/coatless-tutorials/quarto-book-template" TargetMode="External"/><Relationship Id="rId766" Type="http://schemas.openxmlformats.org/officeDocument/2006/relationships/hyperlink" Target="https://github.com/d-morrison/psw" TargetMode="External"/><Relationship Id="rId392" Type="http://schemas.openxmlformats.org/officeDocument/2006/relationships/hyperlink" Target="https://github.com/d-morrison/rme" TargetMode="External"/><Relationship Id="rId375" Type="http://schemas.openxmlformats.org/officeDocument/2006/relationships/hyperlink" Target="https://github.com/d-rug/datalab_template_quarto" TargetMode="External"/><Relationship Id="rId505"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7" Type="http://schemas.openxmlformats.org/officeDocument/2006/relationships/hyperlink" Target="https://github.com/features/actions" TargetMode="External"/><Relationship Id="rId616" Type="http://schemas.openxmlformats.org/officeDocument/2006/relationships/hyperlink" Target="https://github.com/features/copilot/agents" TargetMode="External"/><Relationship Id="rId716" Type="http://schemas.openxmlformats.org/officeDocument/2006/relationships/hyperlink" Target="https://github.com/features/copilot/plans" TargetMode="External"/><Relationship Id="rId463" Type="http://schemas.openxmlformats.org/officeDocument/2006/relationships/hyperlink" Target="https://github.com/github-linguist/linguist/" TargetMode="External"/><Relationship Id="rId473" Type="http://schemas.openxmlformats.org/officeDocument/2006/relationships/hyperlink" Target="https://github.com/github-linguist/linguist/blob/main/docs/overrides.md" TargetMode="External"/><Relationship Id="rId471" Type="http://schemas.openxmlformats.org/officeDocument/2006/relationships/hyperlink" Target="https://github.com/github-linguist/linguist/blob/main/docs/overrides.md#detectable" TargetMode="External"/><Relationship Id="rId470" Type="http://schemas.openxmlformats.org/officeDocument/2006/relationships/hyperlink" Target="https://github.com/github-linguist/linguist/blob/main/docs/overrides.md#documentation" TargetMode="External"/><Relationship Id="rId464" Type="http://schemas.openxmlformats.org/officeDocument/2006/relationships/hyperlink" Target="https://github.com/github-linguist/linguist/blob/main/docs/overrides.md#generated-code" TargetMode="External"/><Relationship Id="rId467" Type="http://schemas.openxmlformats.org/officeDocument/2006/relationships/hyperlink" Target="https://github.com/github-linguist/linguist/blob/main/docs/overrides.md#using-gitattributes" TargetMode="External"/><Relationship Id="rId469" Type="http://schemas.openxmlformats.org/officeDocument/2006/relationships/hyperlink" Target="https://github.com/github-linguist/linguist/blob/main/docs/overrides.md#vendored-code" TargetMode="External"/><Relationship Id="rId460" Type="http://schemas.openxmlformats.org/officeDocument/2006/relationships/hyperlink" Target="https://github.com/github/gitignore/blob/master/R.gitignore" TargetMode="External"/><Relationship Id="rId493" Type="http://schemas.openxmlformats.org/officeDocument/2006/relationships/hyperlink" Target="https://github.com/hasura/comment-progress" TargetMode="External"/><Relationship Id="rId189" Type="http://schemas.openxmlformats.org/officeDocument/2006/relationships/hyperlink" Target="https://github.com/jennybc/here_here" TargetMode="External"/><Relationship Id="rId199" Type="http://schemas.openxmlformats.org/officeDocument/2006/relationships/hyperlink" Target="https://github.com/karthik/rdrop2" TargetMode="External"/><Relationship Id="rId163"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2" Type="http://schemas.openxmlformats.org/officeDocument/2006/relationships/hyperlink" Target="https://github.com/marocchino/sticky-pull-request-comment" TargetMode="External"/><Relationship Id="rId805" Type="http://schemas.openxmlformats.org/officeDocument/2006/relationships/hyperlink" Target="https://github.com/nmfs-opensci/quarto-thesis" TargetMode="External"/><Relationship Id="rId652" Type="http://schemas.openxmlformats.org/officeDocument/2006/relationships/hyperlink" Target="https://github.com/orgs/community/discussions/162826" TargetMode="External"/><Relationship Id="rId653"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3" Type="http://schemas.openxmlformats.org/officeDocument/2006/relationships/hyperlink" Target="https://github.com/orgs/quarto-dev/discussions/6085" TargetMode="External"/><Relationship Id="rId720"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2" Type="http://schemas.openxmlformats.org/officeDocument/2006/relationships/hyperlink" Target="https://github.com/pulls/review-requested" TargetMode="External"/><Relationship Id="rId721" Type="http://schemas.openxmlformats.org/officeDocument/2006/relationships/hyperlink" Target="https://github.com/quarto-dev/quarto-cli/issues/10587" TargetMode="External"/><Relationship Id="rId412" Type="http://schemas.openxmlformats.org/officeDocument/2006/relationships/hyperlink" Target="https://github.com/quarto-dev/quarto-cli/issues/3809" TargetMode="External"/><Relationship Id="rId422" Type="http://schemas.openxmlformats.org/officeDocument/2006/relationships/hyperlink" Target="https://github.com/quarto-dev/quarto-cli/issues/4894" TargetMode="External"/><Relationship Id="rId719" Type="http://schemas.openxmlformats.org/officeDocument/2006/relationships/hyperlink" Target="https://github.com/quarto-dev/quarto-cli/issues/6357" TargetMode="External"/><Relationship Id="rId421" Type="http://schemas.openxmlformats.org/officeDocument/2006/relationships/hyperlink" Target="https://github.com/quarto-dev/quarto-cli/issues?q=is%3Aopen+is%3Aissue+label%3Aepic" TargetMode="External"/><Relationship Id="rId197" Type="http://schemas.openxmlformats.org/officeDocument/2006/relationships/hyperlink" Target="https://github.com/r-box/boxr" TargetMode="External"/><Relationship Id="rId479" Type="http://schemas.openxmlformats.org/officeDocument/2006/relationships/hyperlink" Target="https://github.com/r-lib/actions" TargetMode="External"/><Relationship Id="rId509" Type="http://schemas.openxmlformats.org/officeDocument/2006/relationships/hyperlink" Target="https://github.com/r-lib/actions#where-to-find-help" TargetMode="External"/><Relationship Id="rId495" Type="http://schemas.openxmlformats.org/officeDocument/2006/relationships/hyperlink" Target="https://github.com/rossjrw/pr-preview-action" TargetMode="External"/><Relationship Id="rId496" Type="http://schemas.openxmlformats.org/officeDocument/2006/relationships/hyperlink" Target="https://github.com/rossjrw/pr-preview-action?tab=readme-ov-file#only-remove-previews-for-unmerged-prs" TargetMode="External"/><Relationship Id="rId440" Type="http://schemas.openxmlformats.org/officeDocument/2006/relationships/hyperlink" Target="https://github.com/settings/copilot/features" TargetMode="External"/><Relationship Id="rId757" Type="http://schemas.openxmlformats.org/officeDocument/2006/relationships/hyperlink" Target="https://github.com/skills/introduction-to-github" TargetMode="External"/><Relationship Id="rId494" Type="http://schemas.openxmlformats.org/officeDocument/2006/relationships/hyperlink" Target="https://github.com/thollander/actions-comment-pull-request" TargetMode="External"/><Relationship Id="rId564" Type="http://schemas.openxmlformats.org/officeDocument/2006/relationships/hyperlink" Target="https://github.com/ucdavisdatalab" TargetMode="External"/><Relationship Id="rId745" Type="http://schemas.openxmlformats.org/officeDocument/2006/relationships/hyperlink" Target="https://github.com/ucdavisdatalab/research-toolkits" TargetMode="External"/><Relationship Id="rId429" Type="http://schemas.openxmlformats.org/officeDocument/2006/relationships/hyperlink" Target="https://github.com/ucdavisdatalab/sandbox_git" TargetMode="External"/><Relationship Id="rId572" Type="http://schemas.openxmlformats.org/officeDocument/2006/relationships/hyperlink" Target="https://github.com/ucdavisdatalab/workshop_how-to-data-documentation" TargetMode="External"/><Relationship Id="rId760" Type="http://schemas.openxmlformats.org/officeDocument/2006/relationships/hyperlink" Target="https://github.com/ucdavisdatalab/workshop_nlp_with_python" TargetMode="External"/><Relationship Id="rId759" Type="http://schemas.openxmlformats.org/officeDocument/2006/relationships/hyperlink" Target="https://github.com/ucdavisdatalab/workshop_python_basics" TargetMode="External"/><Relationship Id="rId744"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1" Type="http://schemas.openxmlformats.org/officeDocument/2006/relationships/hyperlink" Target="https://google.github.io/styleguide/Rguide.html" TargetMode="External"/><Relationship Id="rId286" Type="http://schemas.openxmlformats.org/officeDocument/2006/relationships/hyperlink" Target="https://google.github.io/styleguide/Rguide.html#use-explicit-returns" TargetMode="External"/><Relationship Id="rId795" Type="http://schemas.openxmlformats.org/officeDocument/2006/relationships/hyperlink" Target="https://grants.nih.gov" TargetMode="External"/><Relationship Id="rId776" Type="http://schemas.openxmlformats.org/officeDocument/2006/relationships/hyperlink" Target="https://grantwriting.stanford.edu/resources/funding-train/" TargetMode="External"/><Relationship Id="rId842" Type="http://schemas.openxmlformats.org/officeDocument/2006/relationships/hyperlink" Target="https://happygitwithr.com/" TargetMode="External"/><Relationship Id="rId457" Type="http://schemas.openxmlformats.org/officeDocument/2006/relationships/hyperlink" Target="https://happygitwithr.com/repeated-amend.html" TargetMode="External"/><Relationship Id="rId450" Type="http://schemas.openxmlformats.org/officeDocument/2006/relationships/hyperlink" Target="https://help.github.com/en/github/collaborating-with-issues-and-pull-requests/creating-a-pull-request#creating-the-pull-request" TargetMode="External"/><Relationship Id="rId695" Type="http://schemas.openxmlformats.org/officeDocument/2006/relationships/hyperlink" Target="https://help.openai.com/en/articles/4936850-where-do-i-find-my-openai-api-key" TargetMode="External"/><Relationship Id="rId581" Type="http://schemas.openxmlformats.org/officeDocument/2006/relationships/hyperlink" Target="https://hpc.ucdavis.edu/" TargetMode="External"/><Relationship Id="rId783" Type="http://schemas.openxmlformats.org/officeDocument/2006/relationships/hyperlink" Target="https://jadebc.github.io/lab-manual/" TargetMode="External"/><Relationship Id="rId729" Type="http://schemas.openxmlformats.org/officeDocument/2006/relationships/hyperlink" Target="https://jadebc.github.io/lab-manual/checklists.html" TargetMode="External"/><Relationship Id="rId545"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80"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6" Type="http://schemas.openxmlformats.org/officeDocument/2006/relationships/hyperlink" Target="https://jadebc.github.io/lab-manual/data-masking.html" TargetMode="External"/><Relationship Id="rId427"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5" Type="http://schemas.openxmlformats.org/officeDocument/2006/relationships/hyperlink" Target="https://jadebc.github.io/lab-manual/reproducible-environments.html" TargetMode="External"/><Relationship Id="rId739" Type="http://schemas.openxmlformats.org/officeDocument/2006/relationships/hyperlink" Target="https://jadebc.github.io/lab-manual/resources.html" TargetMode="External"/><Relationship Id="rId580" Type="http://schemas.openxmlformats.org/officeDocument/2006/relationships/hyperlink" Target="https://jadebc.github.io/lab-manual/slurm.html" TargetMode="External"/><Relationship Id="rId512" Type="http://schemas.openxmlformats.org/officeDocument/2006/relationships/hyperlink" Target="https://jadebc.github.io/lab-manual/unix.html" TargetMode="External"/><Relationship Id="rId340" Type="http://schemas.openxmlformats.org/officeDocument/2006/relationships/hyperlink" Target="https://jadebc.github.io/lab-manual/working-with-big-data.html" TargetMode="External"/><Relationship Id="rId733" Type="http://schemas.openxmlformats.org/officeDocument/2006/relationships/hyperlink" Target="https://journals.lww.com/epidem/Fulltext/2001/05000/The_Value_of_P.2.aspx" TargetMode="External"/><Relationship Id="rId793" Type="http://schemas.openxmlformats.org/officeDocument/2006/relationships/hyperlink" Target="https://journals.plos.org/ploscompbiol/article?id=10.1371/journal.pcbi.1003833" TargetMode="External"/><Relationship Id="rId851" Type="http://schemas.openxmlformats.org/officeDocument/2006/relationships/hyperlink" Target="https://journals.plos.org/plosone/s/authorship" TargetMode="External"/><Relationship Id="rId765" Type="http://schemas.openxmlformats.org/officeDocument/2006/relationships/hyperlink" Target="https://link.springer.com/book/10.1007/978-3-030-98175-4" TargetMode="External"/><Relationship Id="rId780" Type="http://schemas.openxmlformats.org/officeDocument/2006/relationships/hyperlink" Target="https://link.springer.com/book/9783031537929" TargetMode="External"/><Relationship Id="rId324" Type="http://schemas.openxmlformats.org/officeDocument/2006/relationships/hyperlink" Target="https://lintr.r-lib.org/" TargetMode="External"/><Relationship Id="rId223" Type="http://schemas.openxmlformats.org/officeDocument/2006/relationships/hyperlink" Target="https://lubridate.tidyverse.org/" TargetMode="External"/><Relationship Id="rId903" Type="http://schemas.openxmlformats.org/officeDocument/2006/relationships/hyperlink" Target="https://mastering-shiny.org/" TargetMode="External"/><Relationship Id="rId792" Type="http://schemas.openxmlformats.org/officeDocument/2006/relationships/hyperlink" Target="https://medialab.github.io/iwanthue/" TargetMode="External"/><Relationship Id="rId736" Type="http://schemas.openxmlformats.org/officeDocument/2006/relationships/hyperlink" Target="https://medialab.github.io/iwanthue/?utm_source=Nature+Briefing&amp;utm_campaign=2c68711076-briefing-dy-20211006&amp;utm_medium=email&amp;utm_term=0_c9dfd39373-2c68711076-44335685" TargetMode="External"/><Relationship Id="rId530" Type="http://schemas.openxmlformats.org/officeDocument/2006/relationships/hyperlink" Target="https://medium.com/@jeongwhanchoi/install-tmux-on-osx-and-basics-commands-for-beginners-be22520fd95e" TargetMode="External"/><Relationship Id="rId868" Type="http://schemas.openxmlformats.org/officeDocument/2006/relationships/hyperlink" Target="https://mentors.fm/2019/08/13/think-and-write-with-leslie-lamport/" TargetMode="External"/><Relationship Id="rId404" Type="http://schemas.openxmlformats.org/officeDocument/2006/relationships/hyperlink" Target="https://mermaid.live/" TargetMode="External"/><Relationship Id="rId771" Type="http://schemas.openxmlformats.org/officeDocument/2006/relationships/hyperlink" Target="https://mitcommlab.mit.edu/be/2023/09/27/toward-an-evenbetterposter-improving-the-betterposter-template/" TargetMode="External"/><Relationship Id="rId785" Type="http://schemas.openxmlformats.org/officeDocument/2006/relationships/hyperlink" Target="https://myidp.sciencecareers.org/" TargetMode="External"/><Relationship Id="rId870" Type="http://schemas.openxmlformats.org/officeDocument/2006/relationships/hyperlink" Target="https://openreview.net/forum?id=BZ5a1r-kVsf" TargetMode="External"/><Relationship Id="rId879"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93" Type="http://schemas.openxmlformats.org/officeDocument/2006/relationships/hyperlink" Target="https://platform.openai.com/api-keys" TargetMode="External"/><Relationship Id="rId865" Type="http://schemas.openxmlformats.org/officeDocument/2006/relationships/hyperlink" Target="https://plos.org/resource/how-to-store-and-manage-your-data/" TargetMode="External"/><Relationship Id="rId694" Type="http://schemas.openxmlformats.org/officeDocument/2006/relationships/hyperlink" Target="https://positron.posit.co/assistant-getting-started.html" TargetMode="External"/><Relationship Id="rId571"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7" Type="http://schemas.openxmlformats.org/officeDocument/2006/relationships/hyperlink" Target="https://quarto.org/" TargetMode="External"/><Relationship Id="rId395" Type="http://schemas.openxmlformats.org/officeDocument/2006/relationships/hyperlink" Target="https://quarto.org/docs/authoring/cross-references.html" TargetMode="External"/><Relationship Id="rId414" Type="http://schemas.openxmlformats.org/officeDocument/2006/relationships/hyperlink" Target="https://quarto.org/docs/authoring/diagrams.html" TargetMode="External"/><Relationship Id="rId397" Type="http://schemas.openxmlformats.org/officeDocument/2006/relationships/hyperlink" Target="https://quarto.org/docs/authoring/includes.html" TargetMode="External"/><Relationship Id="rId382" Type="http://schemas.openxmlformats.org/officeDocument/2006/relationships/hyperlink" Target="https://quarto.org/docs/books/" TargetMode="External"/><Relationship Id="rId360" Type="http://schemas.openxmlformats.org/officeDocument/2006/relationships/hyperlink" Target="https://quarto.org/docs/get-started/" TargetMode="External"/><Relationship Id="rId361"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1" Type="http://schemas.openxmlformats.org/officeDocument/2006/relationships/hyperlink" Target="https://quarto.org/docs/projects/profiles.html" TargetMode="External"/><Relationship Id="rId383" Type="http://schemas.openxmlformats.org/officeDocument/2006/relationships/hyperlink" Target="https://quarto.org/docs/publishing/" TargetMode="External"/><Relationship Id="rId196" Type="http://schemas.openxmlformats.org/officeDocument/2006/relationships/hyperlink" Target="https://r-box.github.io/boxr/articles/boxr-app-interactive.html#create" TargetMode="External"/><Relationship Id="rId908" Type="http://schemas.openxmlformats.org/officeDocument/2006/relationships/hyperlink" Target="https://r-pkgs.org/" TargetMode="External"/><Relationship Id="rId301"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7" Type="http://schemas.openxmlformats.org/officeDocument/2006/relationships/hyperlink" Target="https://r-pkgs.org/software-development-practices.html#sec-sw-dev-practices-ci" TargetMode="External"/><Relationship Id="rId910" Type="http://schemas.openxmlformats.org/officeDocument/2006/relationships/hyperlink" Target="https://r4ds.hadley.nz/" TargetMode="External"/><Relationship Id="rId362" Type="http://schemas.openxmlformats.org/officeDocument/2006/relationships/hyperlink" Target="https://r4ds.hadley.nz/quarto.html" TargetMode="External"/><Relationship Id="rId271" Type="http://schemas.openxmlformats.org/officeDocument/2006/relationships/hyperlink" Target="https://r4ds.hadley.nz/workflow-help.html#making-a-reprex" TargetMode="External"/><Relationship Id="rId213" Type="http://schemas.openxmlformats.org/officeDocument/2006/relationships/hyperlink" Target="https://readr.tidyverse.org/" TargetMode="External"/><Relationship Id="rId270"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73"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8" Type="http://schemas.openxmlformats.org/officeDocument/2006/relationships/hyperlink" Target="https://rstudio.github.io/renv/" TargetMode="External"/><Relationship Id="rId202" Type="http://schemas.openxmlformats.org/officeDocument/2006/relationships/hyperlink" Target="https://rviews.rstudio.com/2017/06/08/what-is-the-tidyverse/" TargetMode="External"/><Relationship Id="rId750" Type="http://schemas.openxmlformats.org/officeDocument/2006/relationships/hyperlink" Target="https://s3.amazonaws.com/assets.datacamp.com/blog_assets/datatable_Cheat_Sheet_R.pdf" TargetMode="External"/><Relationship Id="rId833" Type="http://schemas.openxmlformats.org/officeDocument/2006/relationships/hyperlink" Target="https://search.library.ucdavis.edu/permalink/01UCD_INST/9fle3i/alma990000226350403126" TargetMode="External"/><Relationship Id="rId293" Type="http://schemas.openxmlformats.org/officeDocument/2006/relationships/hyperlink" Target="https://sembr.org/" TargetMode="External"/><Relationship Id="rId435"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82" Type="http://schemas.openxmlformats.org/officeDocument/2006/relationships/hyperlink" Target="https://sethrobertson.github.io/GitFixUm/fixup.html" TargetMode="External"/><Relationship Id="rId888" Type="http://schemas.openxmlformats.org/officeDocument/2006/relationships/hyperlink" Target="https://slurm.schedmd.com/sbatch.html" TargetMode="External"/><Relationship Id="rId186" Type="http://schemas.openxmlformats.org/officeDocument/2006/relationships/hyperlink" Target="https://softwareengineering.stackexchange.com/questions/133404/what-is-the-ideal-length-of-a-method-for-you" TargetMode="External"/><Relationship Id="rId428" Type="http://schemas.openxmlformats.org/officeDocument/2006/relationships/hyperlink" Target="https://sp19.datastructur.es/materials/guides/using-git#b-local-repositories-narrative-introduction" TargetMode="External"/><Relationship Id="rId448" Type="http://schemas.openxmlformats.org/officeDocument/2006/relationships/hyperlink" Target="https://sp19.datastructur.es/materials/guides/using-git#e-git-branching-advanced-git-optional" TargetMode="External"/><Relationship Id="rId166" Type="http://schemas.openxmlformats.org/officeDocument/2006/relationships/hyperlink" Target="https://spin.atomicobject.com/2017/11/01/good-variable-names/" TargetMode="External"/><Relationship Id="rId341" Type="http://schemas.openxmlformats.org/officeDocument/2006/relationships/hyperlink" Target="https://stackoverflow.com/questions/21435339/data-table-vs-dplyr-can-one-do-something-well-the-other-cant-or-does-poorly/27840349#27840349" TargetMode="External"/><Relationship Id="rId233" Type="http://schemas.openxmlformats.org/officeDocument/2006/relationships/hyperlink" Target="https://stackoverflow.com/questions/28125816/r-standard-evaluation-for-join-dplyr" TargetMode="External"/><Relationship Id="rId185" Type="http://schemas.openxmlformats.org/officeDocument/2006/relationships/hyperlink" Target="https://stackoverflow.com/questions/475675/when-is-a-function-too-long" TargetMode="External"/><Relationship Id="rId219" Type="http://schemas.openxmlformats.org/officeDocument/2006/relationships/hyperlink" Target="https://stringr.tidyverse.org/" TargetMode="External"/><Relationship Id="rId675" Type="http://schemas.openxmlformats.org/officeDocument/2006/relationships/hyperlink" Target="https://studentaffairs.ucdavis.edu/news/responsible-use-artificial-intelligence-ai" TargetMode="External"/><Relationship Id="rId282" Type="http://schemas.openxmlformats.org/officeDocument/2006/relationships/hyperlink" Target="https://style.tidyverse.org/" TargetMode="External"/><Relationship Id="rId312" Type="http://schemas.openxmlformats.org/officeDocument/2006/relationships/hyperlink" Target="https://styler.r-lib.org/" TargetMode="External"/><Relationship Id="rId161" Type="http://schemas.openxmlformats.org/officeDocument/2006/relationships/hyperlink" Target="https://support.rstudio.com/hc/en-us/articles/200484568-Code-Folding-and-Sections" TargetMode="External"/><Relationship Id="rId226" Type="http://schemas.openxmlformats.org/officeDocument/2006/relationships/hyperlink" Target="https://tavareshugo.github.io/data_carpentry_extras/base-r_tidyverse_equivalents/base-r_tidyverse_equivalents.html" TargetMode="External"/><Relationship Id="rId774"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6" Type="http://schemas.openxmlformats.org/officeDocument/2006/relationships/hyperlink" Target="https://thinkr-open.github.io/gitdown/" TargetMode="External"/><Relationship Id="rId217" Type="http://schemas.openxmlformats.org/officeDocument/2006/relationships/hyperlink" Target="https://tibble.tidyverse.org/" TargetMode="External"/><Relationship Id="rId210" Type="http://schemas.openxmlformats.org/officeDocument/2006/relationships/hyperlink" Target="https://tidyr.tidyverse.org/" TargetMode="External"/><Relationship Id="rId313" Type="http://schemas.openxmlformats.org/officeDocument/2006/relationships/hyperlink" Target="https://tidyverse.org/blog/2017/12/styler-1.0.0/" TargetMode="External"/><Relationship Id="rId461" Type="http://schemas.openxmlformats.org/officeDocument/2006/relationships/hyperlink" Target="https://tidyverse.org/blog/2017/12/workflow-vs-script/" TargetMode="External"/><Relationship Id="rId741" Type="http://schemas.openxmlformats.org/officeDocument/2006/relationships/hyperlink" Target="https://ucb-epi-r.github.io" TargetMode="External"/><Relationship Id="rId915" Type="http://schemas.openxmlformats.org/officeDocument/2006/relationships/hyperlink" Target="https://ucd-serg.github.io/lab-manual/appendix-copilot-instructions.html" TargetMode="External"/><Relationship Id="rId917" Type="http://schemas.openxmlformats.org/officeDocument/2006/relationships/hyperlink" Target="https://ucd-serg.github.io/lab-manual/appendix-copilot-setup-steps.html" TargetMode="External"/><Relationship Id="rId547" Type="http://schemas.openxmlformats.org/officeDocument/2006/relationships/hyperlink" Target="https://ucd-serg.github.io/lab-manual/coding-practices.html#file-headers" TargetMode="External"/><Relationship Id="rId550" Type="http://schemas.openxmlformats.org/officeDocument/2006/relationships/hyperlink" Target="https://ucd-serg.github.io/lab-manual/coding-practices.html#function-documentation" TargetMode="External"/><Relationship Id="rId731" Type="http://schemas.openxmlformats.org/officeDocument/2006/relationships/hyperlink" Target="https://ucd-serg.github.io/lab-manual/coding-style.html" TargetMode="External"/><Relationship Id="rId553" Type="http://schemas.openxmlformats.org/officeDocument/2006/relationships/hyperlink" Target="https://ucd-serg.github.io/lab-manual/unix.html#example-code-for-runfilesavelogs" TargetMode="External"/><Relationship Id="rId746" Type="http://schemas.openxmlformats.org/officeDocument/2006/relationships/hyperlink" Target="https://ucdavisdatalab.github.io/install_guides/" TargetMode="External"/><Relationship Id="rId743"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62" Type="http://schemas.openxmlformats.org/officeDocument/2006/relationships/hyperlink" Target="https://ucjug.github.io/workshop_julia_basics/" TargetMode="External"/><Relationship Id="rId56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8" Type="http://schemas.openxmlformats.org/officeDocument/2006/relationships/hyperlink" Target="https://www.biorxiv.org/" TargetMode="External"/><Relationship Id="rId232" Type="http://schemas.openxmlformats.org/officeDocument/2006/relationships/hyperlink" Target="https://www.brodrigues.co/blog/2016-07-18-data-frame-columns-as-arguments-to-dplyr-functions/" TargetMode="External"/><Relationship Id="rId595" Type="http://schemas.openxmlformats.org/officeDocument/2006/relationships/hyperlink" Target="https://www.chriswrites.com/how-to-change-file-permissions-using-the-terminal/" TargetMode="External"/><Relationship Id="rId823" Type="http://schemas.openxmlformats.org/officeDocument/2006/relationships/hyperlink" Target="https://www.danieldsjoberg.com/gtsummary/" TargetMode="External"/><Relationship Id="rId820" Type="http://schemas.openxmlformats.org/officeDocument/2006/relationships/hyperlink" Target="https://www.equator-network.org/" TargetMode="External"/><Relationship Id="rId466" Type="http://schemas.openxmlformats.org/officeDocument/2006/relationships/hyperlink" Target="https://www.git-scm.com/docs/gitignore#_pattern_format" TargetMode="External"/><Relationship Id="rId489" Type="http://schemas.openxmlformats.org/officeDocument/2006/relationships/hyperlink" Target="https://www.githubstatus.com/" TargetMode="External"/><Relationship Id="rId779" Type="http://schemas.openxmlformats.org/officeDocument/2006/relationships/hyperlink" Target="https://www.globalcodeofconduct.org/" TargetMode="External"/><Relationship Id="rId526" Type="http://schemas.openxmlformats.org/officeDocument/2006/relationships/hyperlink" Target="https://www.howtogeek.com/118594/how-to-edit-your-system-path-for-easy-command-line-access/" TargetMode="External"/><Relationship Id="rId817" Type="http://schemas.openxmlformats.org/officeDocument/2006/relationships/hyperlink" Target="https://www.medrxiv.org/" TargetMode="External"/><Relationship Id="rId788" Type="http://schemas.openxmlformats.org/officeDocument/2006/relationships/hyperlink" Target="https://www.nature.com/articles/d41586-021-03603-2" TargetMode="External"/><Relationship Id="rId777" Type="http://schemas.openxmlformats.org/officeDocument/2006/relationships/hyperlink" Target="https://www.niaid.nih.gov/grants-contracts/write-grant-application" TargetMode="External"/><Relationship Id="rId624" Type="http://schemas.openxmlformats.org/officeDocument/2006/relationships/hyperlink" Target="https://www.nytimes.com/2023/07/13/opinion/ai-chatgpt-consciousness-hofstadter.html" TargetMode="External"/><Relationship Id="rId310" Type="http://schemas.openxmlformats.org/officeDocument/2006/relationships/hyperlink" Target="https://www.r-bloggers.com/align-assign-rstudio-addin-to-align-assignment-operators/" TargetMode="External"/><Relationship Id="rId235" Type="http://schemas.openxmlformats.org/officeDocument/2006/relationships/hyperlink" Target="https://www.rdocumentation.org/packages/feather/versions/0.3.3" TargetMode="External"/><Relationship Id="rId314" Type="http://schemas.openxmlformats.org/officeDocument/2006/relationships/hyperlink" Target="https://www.rdocumentation.org/packages/styler/versions/1.1.0/topics/style_dir" TargetMode="External"/><Relationship Id="rId183" Type="http://schemas.openxmlformats.org/officeDocument/2006/relationships/hyperlink" Target="https://www.reddit.com/r/learnprogramming/comments/47avb5/one_long_function_2001000_lines_of_codes_or_one/" TargetMode="External"/><Relationship Id="rId748" Type="http://schemas.openxmlformats.org/officeDocument/2006/relationships/hyperlink" Target="https://www.rstudio.com/wp-content/uploads/2015/02/data-wrangling-cheatsheet.pdf" TargetMode="External"/><Relationship Id="rId751" Type="http://schemas.openxmlformats.org/officeDocument/2006/relationships/hyperlink" Target="https://www.rstudio.com/wp-content/uploads/2015/02/rmarkdown-cheatsheet.pdf" TargetMode="External"/><Relationship Id="rId749" Type="http://schemas.openxmlformats.org/officeDocument/2006/relationships/hyperlink" Target="https://www.rstudio.com/wp-content/uploads/2015/03/ggplot2-cheatsheet.pdf" TargetMode="External"/><Relationship Id="rId769" Type="http://schemas.openxmlformats.org/officeDocument/2006/relationships/hyperlink" Target="https://www.sciencedirect.com/science/article/pii/S1471491423000928" TargetMode="External"/><Relationship Id="rId184" Type="http://schemas.openxmlformats.org/officeDocument/2006/relationships/hyperlink" Target="https://www.sololearn.com/en/Discuss/1278705/optimal-number-of-lines-of-code-of-functions" TargetMode="External"/><Relationship Id="rId205" Type="http://schemas.openxmlformats.org/officeDocument/2006/relationships/hyperlink" Target="https://www.tidyverse.org/" TargetMode="External"/><Relationship Id="rId786" Type="http://schemas.openxmlformats.org/officeDocument/2006/relationships/hyperlink" Target="https://www.training.nih.gov/career-services/" TargetMode="External"/><Relationship Id="rId789" Type="http://schemas.openxmlformats.org/officeDocument/2006/relationships/hyperlink" Target="https://www.youtube.com/watch?v=1RwJbhkCA58" TargetMode="External"/><Relationship Id="rId770" Type="http://schemas.openxmlformats.org/officeDocument/2006/relationships/hyperlink" Target="https://www.youtube.com/watch?v=1RwJbhkCA58&amp;t=1171s" TargetMode="External"/><Relationship Id="rId858"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30" Type="http://schemas.openxmlformats.org/officeDocument/2006/relationships/hyperlink" Target="https://www.youtube.com/watch?v=nERXS3ssntw" TargetMode="External"/><Relationship Id="rId767"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82"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53" Type="http://schemas.openxmlformats.org/officeDocument/2006/relationships/hyperlink" Target="http://adv-r.had.co.nz/Style.html" TargetMode="External"/><Relationship Id="rId791" Type="http://schemas.openxmlformats.org/officeDocument/2006/relationships/hyperlink" Target="http://colorbrewer2.org/" TargetMode="External"/><Relationship Id="rId849" Type="http://schemas.openxmlformats.org/officeDocument/2006/relationships/hyperlink" Target="http://creativecommons.org/licenses/by-nc/4.0/" TargetMode="External"/><Relationship Id="rId317" Type="http://schemas.openxmlformats.org/officeDocument/2006/relationships/hyperlink" Target="http://styler.r-lib.org/articles/customizing_styler.html" TargetMode="External"/><Relationship Id="rId73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80" Type="http://schemas.openxmlformats.org/officeDocument/2006/relationships/hyperlink" Target="https://about.codecov.io" TargetMode="External"/><Relationship Id="rId901" Type="http://schemas.openxmlformats.org/officeDocument/2006/relationships/hyperlink" Target="https://adv-r.hadley.nz/" TargetMode="External"/><Relationship Id="rId231"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6" Type="http://schemas.openxmlformats.org/officeDocument/2006/relationships/hyperlink" Target="https://blog.rstudio.com/2016/03/29/feather/" TargetMode="External"/><Relationship Id="rId159" Type="http://schemas.openxmlformats.org/officeDocument/2006/relationships/hyperlink" Target="https://blog.rstudio.com/2020/12/02/rstudio-v1-4-preview-little-things/" TargetMode="External"/><Relationship Id="rId689" Type="http://schemas.openxmlformats.org/officeDocument/2006/relationships/hyperlink" Target="https://chatgpt.com/codex/" TargetMode="External"/><Relationship Id="rId299"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5" Type="http://schemas.openxmlformats.org/officeDocument/2006/relationships/hyperlink" Target="https://cran.r-project.org/package=flexlsx" TargetMode="External"/><Relationship Id="rId325" Type="http://schemas.openxmlformats.org/officeDocument/2006/relationships/hyperlink" Target="https://cran.r-project.org/web/packages/lintr/readme/README.html#available-linters" TargetMode="External"/><Relationship Id="rId328"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7" Type="http://schemas.openxmlformats.org/officeDocument/2006/relationships/hyperlink" Target="https://d-morrison.github.io/rme/" TargetMode="External"/><Relationship Id="rId853" Type="http://schemas.openxmlformats.org/officeDocument/2006/relationships/hyperlink" Target="https://datadryad.org/" TargetMode="External"/><Relationship Id="rId824" Type="http://schemas.openxmlformats.org/officeDocument/2006/relationships/hyperlink" Target="https://davidgohel.github.io/flextable/" TargetMode="External"/><Relationship Id="rId906" Type="http://schemas.openxmlformats.org/officeDocument/2006/relationships/hyperlink" Target="https://design.tidyverse.org/" TargetMode="External"/><Relationship Id="rId283" Type="http://schemas.openxmlformats.org/officeDocument/2006/relationships/hyperlink" Target="https://design.tidyverse.org/important-args-first.html" TargetMode="External"/><Relationship Id="rId861" Type="http://schemas.openxmlformats.org/officeDocument/2006/relationships/hyperlink" Target="https://desktop.github.com/" TargetMode="External"/><Relationship Id="rId696" Type="http://schemas.openxmlformats.org/officeDocument/2006/relationships/hyperlink" Target="https://developers.openai.com/api/docs/quickstart" TargetMode="External"/><Relationship Id="rId690"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8" Type="http://schemas.openxmlformats.org/officeDocument/2006/relationships/hyperlink" Target="https://docs.github.com/en/actions" TargetMode="External"/><Relationship Id="rId654" Type="http://schemas.openxmlformats.org/officeDocument/2006/relationships/hyperlink" Target="https://docs.github.com/en/copilot/how-tos/use-copilot-agents/coding-agent" TargetMode="External"/><Relationship Id="rId706" Type="http://schemas.openxmlformats.org/officeDocument/2006/relationships/hyperlink" Target="https://docs.github.com/en/copilot/how-tos/use-copilot-agents/coding-agent/customize-the-agent-environment" TargetMode="External"/><Relationship Id="rId717" Type="http://schemas.openxmlformats.org/officeDocument/2006/relationships/hyperlink" Target="https://docs.github.com/en/copilot/how-tos/use-copilot-agents/coding-agent/customize-the-agent-environment#preinstalling-tools-or-dependencies-in-copilots-environment" TargetMode="External"/><Relationship Id="rId681" Type="http://schemas.openxmlformats.org/officeDocument/2006/relationships/hyperlink" Target="https://docs.github.com/en/copilot/how-tos/use-copilot-agents/coding-agent/customize-the-agent-firewall" TargetMode="External"/><Relationship Id="rId679" Type="http://schemas.openxmlformats.org/officeDocument/2006/relationships/hyperlink" Target="https://docs.github.com/en/copilot/reference/copilot-allowlist-reference" TargetMode="External"/><Relationship Id="rId557" Type="http://schemas.openxmlformats.org/officeDocument/2006/relationships/hyperlink" Target="https://docs.github.com/en/enterprise/2.13/user/articles/creating-releases" TargetMode="External"/><Relationship Id="rId472" Type="http://schemas.openxmlformats.org/officeDocument/2006/relationships/hyperlink" Target="https://docs.github.com/en/repositories/working-with-files/managing-files/customizing-how-changed-files-appear-on-github" TargetMode="External"/><Relationship Id="rId773" Type="http://schemas.openxmlformats.org/officeDocument/2006/relationships/hyperlink" Target="https://docs.google.com/document/d/1ckgRCcr7FFPyymyMA6Y_-cB_vftOyrrxT28c6gRg0PI/edit" TargetMode="External"/><Relationship Id="rId873" Type="http://schemas.openxmlformats.org/officeDocument/2006/relationships/hyperlink" Target="https://doi.org/10.1038/467775a" TargetMode="External"/><Relationship Id="rId877" Type="http://schemas.openxmlformats.org/officeDocument/2006/relationships/hyperlink" Target="https://doi.org/10.1038/526182a" TargetMode="External"/><Relationship Id="rId890" Type="http://schemas.openxmlformats.org/officeDocument/2006/relationships/hyperlink" Target="https://doi.org/10.1038/d41586-019-00067-3" TargetMode="External"/><Relationship Id="rId835" Type="http://schemas.openxmlformats.org/officeDocument/2006/relationships/hyperlink" Target="https://doi.org/10.1038/d41586-019-01431-z" TargetMode="External"/><Relationship Id="rId886" Type="http://schemas.openxmlformats.org/officeDocument/2006/relationships/hyperlink" Target="https://doi.org/10.1038/d41586-019-02918-5" TargetMode="External"/><Relationship Id="rId897" Type="http://schemas.openxmlformats.org/officeDocument/2006/relationships/hyperlink" Target="https://doi.org/10.1038/d41586-021-03603-2" TargetMode="External"/><Relationship Id="rId847" Type="http://schemas.openxmlformats.org/officeDocument/2006/relationships/hyperlink" Target="https://doi.org/10.1038/s41467-020-19160-7" TargetMode="External"/><Relationship Id="rId875" Type="http://schemas.openxmlformats.org/officeDocument/2006/relationships/hyperlink" Target="https://doi.org/10.1038/s41562-016-0021" TargetMode="External"/><Relationship Id="rId884" Type="http://schemas.openxmlformats.org/officeDocument/2006/relationships/hyperlink" Target="https://doi.org/10.1371/journal.pcbi.1003833" TargetMode="External"/><Relationship Id="rId831" Type="http://schemas.openxmlformats.org/officeDocument/2006/relationships/hyperlink" Target="https://doi.org/10.1371/journal.pgph.0002269" TargetMode="External"/><Relationship Id="rId208" Type="http://schemas.openxmlformats.org/officeDocument/2006/relationships/hyperlink" Target="https://dplyr.tidyverse.org/" TargetMode="External"/><Relationship Id="rId229" Type="http://schemas.openxmlformats.org/officeDocument/2006/relationships/hyperlink" Target="https://dplyr.tidyverse.org/articles/in-packages.html" TargetMode="External"/><Relationship Id="rId228" Type="http://schemas.openxmlformats.org/officeDocument/2006/relationships/hyperlink" Target="https://dplyr.tidyverse.org/articles/programming.html" TargetMode="External"/><Relationship Id="rId203" Type="http://schemas.openxmlformats.org/officeDocument/2006/relationships/hyperlink" Target="https://dtplyr.tidyverse.org/" TargetMode="External"/><Relationship Id="rId504" Type="http://schemas.openxmlformats.org/officeDocument/2006/relationships/hyperlink" Target="https://eddelbuettel.github.io/r2u/" TargetMode="External"/><Relationship Id="rId431" Type="http://schemas.openxmlformats.org/officeDocument/2006/relationships/hyperlink" Target="https://education.github.com/" TargetMode="External"/><Relationship Id="rId432" Type="http://schemas.openxmlformats.org/officeDocument/2006/relationships/hyperlink" Target="https://education.github.com/pack" TargetMode="External"/><Relationship Id="rId433"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9" Type="http://schemas.openxmlformats.org/officeDocument/2006/relationships/hyperlink" Target="https://en.wikipedia.org/wiki/2001:_A_Space_Odyssey_(film)" TargetMode="External"/><Relationship Id="rId600" Type="http://schemas.openxmlformats.org/officeDocument/2006/relationships/hyperlink" Target="https://en.wikipedia.org/wiki/AI-assisted_software_development" TargetMode="External"/><Relationship Id="rId617" Type="http://schemas.openxmlformats.org/officeDocument/2006/relationships/hyperlink" Target="https://en.wikipedia.org/wiki/AI_agent" TargetMode="External"/><Relationship Id="rId670" Type="http://schemas.openxmlformats.org/officeDocument/2006/relationships/hyperlink" Target="https://en.wikipedia.org/wiki/Agent_(The_Matrix)" TargetMode="External"/><Relationship Id="rId837" Type="http://schemas.openxmlformats.org/officeDocument/2006/relationships/hyperlink" Target="https://en.wikipedia.org/wiki/Battlestar_Galactica_(2004_TV_series)" TargetMode="External"/><Relationship Id="rId840" Type="http://schemas.openxmlformats.org/officeDocument/2006/relationships/hyperlink" Target="https://en.wikipedia.org/wiki/Blade_Runner" TargetMode="External"/><Relationship Id="rId180" Type="http://schemas.openxmlformats.org/officeDocument/2006/relationships/hyperlink" Target="https://en.wikipedia.org/wiki/Code_refactoring" TargetMode="External"/><Relationship Id="rId691" Type="http://schemas.openxmlformats.org/officeDocument/2006/relationships/hyperlink" Target="https://en.wikipedia.org/wiki/Codex_(AI_agent)" TargetMode="External"/><Relationship Id="rId187" Type="http://schemas.openxmlformats.org/officeDocument/2006/relationships/hyperlink" Target="https://en.wikipedia.org/wiki/Cyclomatic_complexity" TargetMode="External"/><Relationship Id="rId179" Type="http://schemas.openxmlformats.org/officeDocument/2006/relationships/hyperlink" Target="https://en.wikipedia.org/wiki/Decomposition_(computer_science)" TargetMode="External"/><Relationship Id="rId801" Type="http://schemas.openxmlformats.org/officeDocument/2006/relationships/hyperlink" Target="https://en.wikipedia.org/wiki/Doctor_of_Philosophy#History" TargetMode="External"/><Relationship Id="rId845" Type="http://schemas.openxmlformats.org/officeDocument/2006/relationships/hyperlink" Target="https://en.wikipedia.org/wiki/Ender%27s_Game" TargetMode="External"/><Relationship Id="rId181" Type="http://schemas.openxmlformats.org/officeDocument/2006/relationships/hyperlink" Target="https://en.wikipedia.org/wiki/Functional_decomposition" TargetMode="External"/><Relationship Id="rId215" Type="http://schemas.openxmlformats.org/officeDocument/2006/relationships/hyperlink" Target="https://en.wikipedia.org/wiki/Functional_programming" TargetMode="External"/><Relationship Id="rId815" Type="http://schemas.openxmlformats.org/officeDocument/2006/relationships/hyperlink" Target="https://en.wikipedia.org/wiki/Implicature" TargetMode="External"/><Relationship Id="rId619" Type="http://schemas.openxmlformats.org/officeDocument/2006/relationships/hyperlink" Target="https://en.wikipedia.org/wiki/Intelligent_agent" TargetMode="External"/><Relationship Id="rId802" Type="http://schemas.openxmlformats.org/officeDocument/2006/relationships/hyperlink" Target="https://en.wikipedia.org/wiki/Masterpiece#History" TargetMode="External"/><Relationship Id="rId863" Type="http://schemas.openxmlformats.org/officeDocument/2006/relationships/hyperlink" Target="https://en.wikipedia.org/wiki/Organizations_of_the_Dune_universe#Thinking_machines" TargetMode="External"/><Relationship Id="rId620" Type="http://schemas.openxmlformats.org/officeDocument/2006/relationships/hyperlink" Target="https://en.wikipedia.org/wiki/Technological_singularity" TargetMode="External"/><Relationship Id="rId892" Type="http://schemas.openxmlformats.org/officeDocument/2006/relationships/hyperlink" Target="https://en.wikipedia.org/wiki/Terminator_3:_Rise_of_the_Machines" TargetMode="External"/><Relationship Id="rId894" Type="http://schemas.openxmlformats.org/officeDocument/2006/relationships/hyperlink" Target="https://en.wikipedia.org/wiki/The_Matrix" TargetMode="External"/><Relationship Id="rId800" Type="http://schemas.openxmlformats.org/officeDocument/2006/relationships/hyperlink" Target="https://en.wikipedia.org/wiki/Thesis" TargetMode="External"/><Relationship Id="rId366" Type="http://schemas.openxmlformats.org/officeDocument/2006/relationships/hyperlink" Target="https://en.wikipedia.org/wiki/WYSIWYM" TargetMode="External"/><Relationship Id="rId899" Type="http://schemas.openxmlformats.org/officeDocument/2006/relationships/hyperlink" Target="https://en.wikipedia.org/wiki/WarGames" TargetMode="External"/><Relationship Id="rId814" Type="http://schemas.openxmlformats.org/officeDocument/2006/relationships/hyperlink" Target="https://en.wikipedia.org/wiki/Yes,_and_..." TargetMode="External"/><Relationship Id="rId856" Type="http://schemas.openxmlformats.org/officeDocument/2006/relationships/hyperlink" Target="https://engineering-shiny.org/" TargetMode="External"/><Relationship Id="rId221"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6" Type="http://schemas.openxmlformats.org/officeDocument/2006/relationships/hyperlink" Target="https://ggplot2.tidyverse.org/" TargetMode="External"/><Relationship Id="rId740" Type="http://schemas.openxmlformats.org/officeDocument/2006/relationships/hyperlink" Target="https://github.com/IndrajeetPatil/awesome-r-pkgtools" TargetMode="External"/><Relationship Id="rId380" Type="http://schemas.openxmlformats.org/officeDocument/2006/relationships/hyperlink" Target="https://github.com/UCD-SERG/lab-manual" TargetMode="External"/><Relationship Id="rId284" Type="http://schemas.openxmlformats.org/officeDocument/2006/relationships/hyperlink" Target="https://github.com/UCD-SERG/lab-manual/blob/main/.lintr.R" TargetMode="External"/><Relationship Id="rId611" Type="http://schemas.openxmlformats.org/officeDocument/2006/relationships/hyperlink" Target="https://github.com/UCD-SERG/lab-manual/issues/112" TargetMode="External"/><Relationship Id="rId646" Type="http://schemas.openxmlformats.org/officeDocument/2006/relationships/hyperlink" Target="https://github.com/UCD-SERG/lab-manual/issues/42" TargetMode="External"/><Relationship Id="rId612" Type="http://schemas.openxmlformats.org/officeDocument/2006/relationships/hyperlink" Target="https://github.com/UCD-SERG/lab-manual/pull/145" TargetMode="External"/><Relationship Id="rId647" Type="http://schemas.openxmlformats.org/officeDocument/2006/relationships/hyperlink" Target="https://github.com/UCD-SERG/lab-manual/pull/50" TargetMode="External"/><Relationship Id="rId253" Type="http://schemas.openxmlformats.org/officeDocument/2006/relationships/hyperlink" Target="https://github.com/UCD-SERG/lab-manual/pulls/review-requested/YOUR-USERNAME" TargetMode="External"/><Relationship Id="rId373"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6" Type="http://schemas.openxmlformats.org/officeDocument/2006/relationships/hyperlink" Target="https://github.com/UCD-SERG/rpt/pull/100" TargetMode="External"/><Relationship Id="rId410" Type="http://schemas.openxmlformats.org/officeDocument/2006/relationships/hyperlink" Target="https://github.com/UCD-SERG/rpt/pull/70" TargetMode="External"/><Relationship Id="rId177" Type="http://schemas.openxmlformats.org/officeDocument/2006/relationships/hyperlink" Target="https://github.com/UCD-SERG/shigella/pull/11" TargetMode="External"/><Relationship Id="rId705" Type="http://schemas.openxmlformats.org/officeDocument/2006/relationships/hyperlink" Target="https://github.com/actions/checkout" TargetMode="External"/><Relationship Id="rId374" Type="http://schemas.openxmlformats.org/officeDocument/2006/relationships/hyperlink" Target="https://github.com/coatless-tutorials/quarto-book-template" TargetMode="External"/><Relationship Id="rId766" Type="http://schemas.openxmlformats.org/officeDocument/2006/relationships/hyperlink" Target="https://github.com/d-morrison/psw" TargetMode="External"/><Relationship Id="rId392" Type="http://schemas.openxmlformats.org/officeDocument/2006/relationships/hyperlink" Target="https://github.com/d-morrison/rme" TargetMode="External"/><Relationship Id="rId375" Type="http://schemas.openxmlformats.org/officeDocument/2006/relationships/hyperlink" Target="https://github.com/d-rug/datalab_template_quarto" TargetMode="External"/><Relationship Id="rId505"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7" Type="http://schemas.openxmlformats.org/officeDocument/2006/relationships/hyperlink" Target="https://github.com/features/actions" TargetMode="External"/><Relationship Id="rId616" Type="http://schemas.openxmlformats.org/officeDocument/2006/relationships/hyperlink" Target="https://github.com/features/copilot/agents" TargetMode="External"/><Relationship Id="rId716" Type="http://schemas.openxmlformats.org/officeDocument/2006/relationships/hyperlink" Target="https://github.com/features/copilot/plans" TargetMode="External"/><Relationship Id="rId463" Type="http://schemas.openxmlformats.org/officeDocument/2006/relationships/hyperlink" Target="https://github.com/github-linguist/linguist/" TargetMode="External"/><Relationship Id="rId473" Type="http://schemas.openxmlformats.org/officeDocument/2006/relationships/hyperlink" Target="https://github.com/github-linguist/linguist/blob/main/docs/overrides.md" TargetMode="External"/><Relationship Id="rId471" Type="http://schemas.openxmlformats.org/officeDocument/2006/relationships/hyperlink" Target="https://github.com/github-linguist/linguist/blob/main/docs/overrides.md#detectable" TargetMode="External"/><Relationship Id="rId470" Type="http://schemas.openxmlformats.org/officeDocument/2006/relationships/hyperlink" Target="https://github.com/github-linguist/linguist/blob/main/docs/overrides.md#documentation" TargetMode="External"/><Relationship Id="rId464" Type="http://schemas.openxmlformats.org/officeDocument/2006/relationships/hyperlink" Target="https://github.com/github-linguist/linguist/blob/main/docs/overrides.md#generated-code" TargetMode="External"/><Relationship Id="rId467" Type="http://schemas.openxmlformats.org/officeDocument/2006/relationships/hyperlink" Target="https://github.com/github-linguist/linguist/blob/main/docs/overrides.md#using-gitattributes" TargetMode="External"/><Relationship Id="rId469" Type="http://schemas.openxmlformats.org/officeDocument/2006/relationships/hyperlink" Target="https://github.com/github-linguist/linguist/blob/main/docs/overrides.md#vendored-code" TargetMode="External"/><Relationship Id="rId460" Type="http://schemas.openxmlformats.org/officeDocument/2006/relationships/hyperlink" Target="https://github.com/github/gitignore/blob/master/R.gitignore" TargetMode="External"/><Relationship Id="rId493" Type="http://schemas.openxmlformats.org/officeDocument/2006/relationships/hyperlink" Target="https://github.com/hasura/comment-progress" TargetMode="External"/><Relationship Id="rId189" Type="http://schemas.openxmlformats.org/officeDocument/2006/relationships/hyperlink" Target="https://github.com/jennybc/here_here" TargetMode="External"/><Relationship Id="rId199" Type="http://schemas.openxmlformats.org/officeDocument/2006/relationships/hyperlink" Target="https://github.com/karthik/rdrop2" TargetMode="External"/><Relationship Id="rId163"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2" Type="http://schemas.openxmlformats.org/officeDocument/2006/relationships/hyperlink" Target="https://github.com/marocchino/sticky-pull-request-comment" TargetMode="External"/><Relationship Id="rId805" Type="http://schemas.openxmlformats.org/officeDocument/2006/relationships/hyperlink" Target="https://github.com/nmfs-opensci/quarto-thesis" TargetMode="External"/><Relationship Id="rId652" Type="http://schemas.openxmlformats.org/officeDocument/2006/relationships/hyperlink" Target="https://github.com/orgs/community/discussions/162826" TargetMode="External"/><Relationship Id="rId653"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3" Type="http://schemas.openxmlformats.org/officeDocument/2006/relationships/hyperlink" Target="https://github.com/orgs/quarto-dev/discussions/6085" TargetMode="External"/><Relationship Id="rId720"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2" Type="http://schemas.openxmlformats.org/officeDocument/2006/relationships/hyperlink" Target="https://github.com/pulls/review-requested" TargetMode="External"/><Relationship Id="rId721" Type="http://schemas.openxmlformats.org/officeDocument/2006/relationships/hyperlink" Target="https://github.com/quarto-dev/quarto-cli/issues/10587" TargetMode="External"/><Relationship Id="rId412" Type="http://schemas.openxmlformats.org/officeDocument/2006/relationships/hyperlink" Target="https://github.com/quarto-dev/quarto-cli/issues/3809" TargetMode="External"/><Relationship Id="rId422" Type="http://schemas.openxmlformats.org/officeDocument/2006/relationships/hyperlink" Target="https://github.com/quarto-dev/quarto-cli/issues/4894" TargetMode="External"/><Relationship Id="rId719" Type="http://schemas.openxmlformats.org/officeDocument/2006/relationships/hyperlink" Target="https://github.com/quarto-dev/quarto-cli/issues/6357" TargetMode="External"/><Relationship Id="rId421" Type="http://schemas.openxmlformats.org/officeDocument/2006/relationships/hyperlink" Target="https://github.com/quarto-dev/quarto-cli/issues?q=is%3Aopen+is%3Aissue+label%3Aepic" TargetMode="External"/><Relationship Id="rId197" Type="http://schemas.openxmlformats.org/officeDocument/2006/relationships/hyperlink" Target="https://github.com/r-box/boxr" TargetMode="External"/><Relationship Id="rId479" Type="http://schemas.openxmlformats.org/officeDocument/2006/relationships/hyperlink" Target="https://github.com/r-lib/actions" TargetMode="External"/><Relationship Id="rId509" Type="http://schemas.openxmlformats.org/officeDocument/2006/relationships/hyperlink" Target="https://github.com/r-lib/actions#where-to-find-help" TargetMode="External"/><Relationship Id="rId495" Type="http://schemas.openxmlformats.org/officeDocument/2006/relationships/hyperlink" Target="https://github.com/rossjrw/pr-preview-action" TargetMode="External"/><Relationship Id="rId496" Type="http://schemas.openxmlformats.org/officeDocument/2006/relationships/hyperlink" Target="https://github.com/rossjrw/pr-preview-action?tab=readme-ov-file#only-remove-previews-for-unmerged-prs" TargetMode="External"/><Relationship Id="rId440" Type="http://schemas.openxmlformats.org/officeDocument/2006/relationships/hyperlink" Target="https://github.com/settings/copilot/features" TargetMode="External"/><Relationship Id="rId757" Type="http://schemas.openxmlformats.org/officeDocument/2006/relationships/hyperlink" Target="https://github.com/skills/introduction-to-github" TargetMode="External"/><Relationship Id="rId494" Type="http://schemas.openxmlformats.org/officeDocument/2006/relationships/hyperlink" Target="https://github.com/thollander/actions-comment-pull-request" TargetMode="External"/><Relationship Id="rId564" Type="http://schemas.openxmlformats.org/officeDocument/2006/relationships/hyperlink" Target="https://github.com/ucdavisdatalab" TargetMode="External"/><Relationship Id="rId745" Type="http://schemas.openxmlformats.org/officeDocument/2006/relationships/hyperlink" Target="https://github.com/ucdavisdatalab/research-toolkits" TargetMode="External"/><Relationship Id="rId429" Type="http://schemas.openxmlformats.org/officeDocument/2006/relationships/hyperlink" Target="https://github.com/ucdavisdatalab/sandbox_git" TargetMode="External"/><Relationship Id="rId572" Type="http://schemas.openxmlformats.org/officeDocument/2006/relationships/hyperlink" Target="https://github.com/ucdavisdatalab/workshop_how-to-data-documentation" TargetMode="External"/><Relationship Id="rId760" Type="http://schemas.openxmlformats.org/officeDocument/2006/relationships/hyperlink" Target="https://github.com/ucdavisdatalab/workshop_nlp_with_python" TargetMode="External"/><Relationship Id="rId759" Type="http://schemas.openxmlformats.org/officeDocument/2006/relationships/hyperlink" Target="https://github.com/ucdavisdatalab/workshop_python_basics" TargetMode="External"/><Relationship Id="rId744"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1" Type="http://schemas.openxmlformats.org/officeDocument/2006/relationships/hyperlink" Target="https://google.github.io/styleguide/Rguide.html" TargetMode="External"/><Relationship Id="rId286" Type="http://schemas.openxmlformats.org/officeDocument/2006/relationships/hyperlink" Target="https://google.github.io/styleguide/Rguide.html#use-explicit-returns" TargetMode="External"/><Relationship Id="rId795" Type="http://schemas.openxmlformats.org/officeDocument/2006/relationships/hyperlink" Target="https://grants.nih.gov" TargetMode="External"/><Relationship Id="rId776" Type="http://schemas.openxmlformats.org/officeDocument/2006/relationships/hyperlink" Target="https://grantwriting.stanford.edu/resources/funding-train/" TargetMode="External"/><Relationship Id="rId842" Type="http://schemas.openxmlformats.org/officeDocument/2006/relationships/hyperlink" Target="https://happygitwithr.com/" TargetMode="External"/><Relationship Id="rId457" Type="http://schemas.openxmlformats.org/officeDocument/2006/relationships/hyperlink" Target="https://happygitwithr.com/repeated-amend.html" TargetMode="External"/><Relationship Id="rId450" Type="http://schemas.openxmlformats.org/officeDocument/2006/relationships/hyperlink" Target="https://help.github.com/en/github/collaborating-with-issues-and-pull-requests/creating-a-pull-request#creating-the-pull-request" TargetMode="External"/><Relationship Id="rId695" Type="http://schemas.openxmlformats.org/officeDocument/2006/relationships/hyperlink" Target="https://help.openai.com/en/articles/4936850-where-do-i-find-my-openai-api-key" TargetMode="External"/><Relationship Id="rId581" Type="http://schemas.openxmlformats.org/officeDocument/2006/relationships/hyperlink" Target="https://hpc.ucdavis.edu/" TargetMode="External"/><Relationship Id="rId783" Type="http://schemas.openxmlformats.org/officeDocument/2006/relationships/hyperlink" Target="https://jadebc.github.io/lab-manual/" TargetMode="External"/><Relationship Id="rId729" Type="http://schemas.openxmlformats.org/officeDocument/2006/relationships/hyperlink" Target="https://jadebc.github.io/lab-manual/checklists.html" TargetMode="External"/><Relationship Id="rId545"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80"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6" Type="http://schemas.openxmlformats.org/officeDocument/2006/relationships/hyperlink" Target="https://jadebc.github.io/lab-manual/data-masking.html" TargetMode="External"/><Relationship Id="rId427"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5" Type="http://schemas.openxmlformats.org/officeDocument/2006/relationships/hyperlink" Target="https://jadebc.github.io/lab-manual/reproducible-environments.html" TargetMode="External"/><Relationship Id="rId739" Type="http://schemas.openxmlformats.org/officeDocument/2006/relationships/hyperlink" Target="https://jadebc.github.io/lab-manual/resources.html" TargetMode="External"/><Relationship Id="rId580" Type="http://schemas.openxmlformats.org/officeDocument/2006/relationships/hyperlink" Target="https://jadebc.github.io/lab-manual/slurm.html" TargetMode="External"/><Relationship Id="rId512" Type="http://schemas.openxmlformats.org/officeDocument/2006/relationships/hyperlink" Target="https://jadebc.github.io/lab-manual/unix.html" TargetMode="External"/><Relationship Id="rId340" Type="http://schemas.openxmlformats.org/officeDocument/2006/relationships/hyperlink" Target="https://jadebc.github.io/lab-manual/working-with-big-data.html" TargetMode="External"/><Relationship Id="rId733" Type="http://schemas.openxmlformats.org/officeDocument/2006/relationships/hyperlink" Target="https://journals.lww.com/epidem/Fulltext/2001/05000/The_Value_of_P.2.aspx" TargetMode="External"/><Relationship Id="rId793" Type="http://schemas.openxmlformats.org/officeDocument/2006/relationships/hyperlink" Target="https://journals.plos.org/ploscompbiol/article?id=10.1371/journal.pcbi.1003833" TargetMode="External"/><Relationship Id="rId851" Type="http://schemas.openxmlformats.org/officeDocument/2006/relationships/hyperlink" Target="https://journals.plos.org/plosone/s/authorship" TargetMode="External"/><Relationship Id="rId765" Type="http://schemas.openxmlformats.org/officeDocument/2006/relationships/hyperlink" Target="https://link.springer.com/book/10.1007/978-3-030-98175-4" TargetMode="External"/><Relationship Id="rId780" Type="http://schemas.openxmlformats.org/officeDocument/2006/relationships/hyperlink" Target="https://link.springer.com/book/9783031537929" TargetMode="External"/><Relationship Id="rId324" Type="http://schemas.openxmlformats.org/officeDocument/2006/relationships/hyperlink" Target="https://lintr.r-lib.org/" TargetMode="External"/><Relationship Id="rId223" Type="http://schemas.openxmlformats.org/officeDocument/2006/relationships/hyperlink" Target="https://lubridate.tidyverse.org/" TargetMode="External"/><Relationship Id="rId903" Type="http://schemas.openxmlformats.org/officeDocument/2006/relationships/hyperlink" Target="https://mastering-shiny.org/" TargetMode="External"/><Relationship Id="rId792" Type="http://schemas.openxmlformats.org/officeDocument/2006/relationships/hyperlink" Target="https://medialab.github.io/iwanthue/" TargetMode="External"/><Relationship Id="rId736" Type="http://schemas.openxmlformats.org/officeDocument/2006/relationships/hyperlink" Target="https://medialab.github.io/iwanthue/?utm_source=Nature+Briefing&amp;utm_campaign=2c68711076-briefing-dy-20211006&amp;utm_medium=email&amp;utm_term=0_c9dfd39373-2c68711076-44335685" TargetMode="External"/><Relationship Id="rId530" Type="http://schemas.openxmlformats.org/officeDocument/2006/relationships/hyperlink" Target="https://medium.com/@jeongwhanchoi/install-tmux-on-osx-and-basics-commands-for-beginners-be22520fd95e" TargetMode="External"/><Relationship Id="rId868" Type="http://schemas.openxmlformats.org/officeDocument/2006/relationships/hyperlink" Target="https://mentors.fm/2019/08/13/think-and-write-with-leslie-lamport/" TargetMode="External"/><Relationship Id="rId404" Type="http://schemas.openxmlformats.org/officeDocument/2006/relationships/hyperlink" Target="https://mermaid.live/" TargetMode="External"/><Relationship Id="rId771" Type="http://schemas.openxmlformats.org/officeDocument/2006/relationships/hyperlink" Target="https://mitcommlab.mit.edu/be/2023/09/27/toward-an-evenbetterposter-improving-the-betterposter-template/" TargetMode="External"/><Relationship Id="rId785" Type="http://schemas.openxmlformats.org/officeDocument/2006/relationships/hyperlink" Target="https://myidp.sciencecareers.org/" TargetMode="External"/><Relationship Id="rId870" Type="http://schemas.openxmlformats.org/officeDocument/2006/relationships/hyperlink" Target="https://openreview.net/forum?id=BZ5a1r-kVsf" TargetMode="External"/><Relationship Id="rId879"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93" Type="http://schemas.openxmlformats.org/officeDocument/2006/relationships/hyperlink" Target="https://platform.openai.com/api-keys" TargetMode="External"/><Relationship Id="rId865" Type="http://schemas.openxmlformats.org/officeDocument/2006/relationships/hyperlink" Target="https://plos.org/resource/how-to-store-and-manage-your-data/" TargetMode="External"/><Relationship Id="rId694" Type="http://schemas.openxmlformats.org/officeDocument/2006/relationships/hyperlink" Target="https://positron.posit.co/assistant-getting-started.html" TargetMode="External"/><Relationship Id="rId571"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7" Type="http://schemas.openxmlformats.org/officeDocument/2006/relationships/hyperlink" Target="https://quarto.org/" TargetMode="External"/><Relationship Id="rId395" Type="http://schemas.openxmlformats.org/officeDocument/2006/relationships/hyperlink" Target="https://quarto.org/docs/authoring/cross-references.html" TargetMode="External"/><Relationship Id="rId414" Type="http://schemas.openxmlformats.org/officeDocument/2006/relationships/hyperlink" Target="https://quarto.org/docs/authoring/diagrams.html" TargetMode="External"/><Relationship Id="rId397" Type="http://schemas.openxmlformats.org/officeDocument/2006/relationships/hyperlink" Target="https://quarto.org/docs/authoring/includes.html" TargetMode="External"/><Relationship Id="rId382" Type="http://schemas.openxmlformats.org/officeDocument/2006/relationships/hyperlink" Target="https://quarto.org/docs/books/" TargetMode="External"/><Relationship Id="rId360" Type="http://schemas.openxmlformats.org/officeDocument/2006/relationships/hyperlink" Target="https://quarto.org/docs/get-started/" TargetMode="External"/><Relationship Id="rId361"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1" Type="http://schemas.openxmlformats.org/officeDocument/2006/relationships/hyperlink" Target="https://quarto.org/docs/projects/profiles.html" TargetMode="External"/><Relationship Id="rId383" Type="http://schemas.openxmlformats.org/officeDocument/2006/relationships/hyperlink" Target="https://quarto.org/docs/publishing/" TargetMode="External"/><Relationship Id="rId196" Type="http://schemas.openxmlformats.org/officeDocument/2006/relationships/hyperlink" Target="https://r-box.github.io/boxr/articles/boxr-app-interactive.html#create" TargetMode="External"/><Relationship Id="rId908" Type="http://schemas.openxmlformats.org/officeDocument/2006/relationships/hyperlink" Target="https://r-pkgs.org/" TargetMode="External"/><Relationship Id="rId301"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7" Type="http://schemas.openxmlformats.org/officeDocument/2006/relationships/hyperlink" Target="https://r-pkgs.org/software-development-practices.html#sec-sw-dev-practices-ci" TargetMode="External"/><Relationship Id="rId910" Type="http://schemas.openxmlformats.org/officeDocument/2006/relationships/hyperlink" Target="https://r4ds.hadley.nz/" TargetMode="External"/><Relationship Id="rId362" Type="http://schemas.openxmlformats.org/officeDocument/2006/relationships/hyperlink" Target="https://r4ds.hadley.nz/quarto.html" TargetMode="External"/><Relationship Id="rId271" Type="http://schemas.openxmlformats.org/officeDocument/2006/relationships/hyperlink" Target="https://r4ds.hadley.nz/workflow-help.html#making-a-reprex" TargetMode="External"/><Relationship Id="rId213" Type="http://schemas.openxmlformats.org/officeDocument/2006/relationships/hyperlink" Target="https://readr.tidyverse.org/" TargetMode="External"/><Relationship Id="rId270"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73"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8" Type="http://schemas.openxmlformats.org/officeDocument/2006/relationships/hyperlink" Target="https://rstudio.github.io/renv/" TargetMode="External"/><Relationship Id="rId202" Type="http://schemas.openxmlformats.org/officeDocument/2006/relationships/hyperlink" Target="https://rviews.rstudio.com/2017/06/08/what-is-the-tidyverse/" TargetMode="External"/><Relationship Id="rId750" Type="http://schemas.openxmlformats.org/officeDocument/2006/relationships/hyperlink" Target="https://s3.amazonaws.com/assets.datacamp.com/blog_assets/datatable_Cheat_Sheet_R.pdf" TargetMode="External"/><Relationship Id="rId833" Type="http://schemas.openxmlformats.org/officeDocument/2006/relationships/hyperlink" Target="https://search.library.ucdavis.edu/permalink/01UCD_INST/9fle3i/alma990000226350403126" TargetMode="External"/><Relationship Id="rId293" Type="http://schemas.openxmlformats.org/officeDocument/2006/relationships/hyperlink" Target="https://sembr.org/" TargetMode="External"/><Relationship Id="rId435"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82" Type="http://schemas.openxmlformats.org/officeDocument/2006/relationships/hyperlink" Target="https://sethrobertson.github.io/GitFixUm/fixup.html" TargetMode="External"/><Relationship Id="rId888" Type="http://schemas.openxmlformats.org/officeDocument/2006/relationships/hyperlink" Target="https://slurm.schedmd.com/sbatch.html" TargetMode="External"/><Relationship Id="rId186" Type="http://schemas.openxmlformats.org/officeDocument/2006/relationships/hyperlink" Target="https://softwareengineering.stackexchange.com/questions/133404/what-is-the-ideal-length-of-a-method-for-you" TargetMode="External"/><Relationship Id="rId428" Type="http://schemas.openxmlformats.org/officeDocument/2006/relationships/hyperlink" Target="https://sp19.datastructur.es/materials/guides/using-git#b-local-repositories-narrative-introduction" TargetMode="External"/><Relationship Id="rId448" Type="http://schemas.openxmlformats.org/officeDocument/2006/relationships/hyperlink" Target="https://sp19.datastructur.es/materials/guides/using-git#e-git-branching-advanced-git-optional" TargetMode="External"/><Relationship Id="rId166" Type="http://schemas.openxmlformats.org/officeDocument/2006/relationships/hyperlink" Target="https://spin.atomicobject.com/2017/11/01/good-variable-names/" TargetMode="External"/><Relationship Id="rId341" Type="http://schemas.openxmlformats.org/officeDocument/2006/relationships/hyperlink" Target="https://stackoverflow.com/questions/21435339/data-table-vs-dplyr-can-one-do-something-well-the-other-cant-or-does-poorly/27840349#27840349" TargetMode="External"/><Relationship Id="rId233" Type="http://schemas.openxmlformats.org/officeDocument/2006/relationships/hyperlink" Target="https://stackoverflow.com/questions/28125816/r-standard-evaluation-for-join-dplyr" TargetMode="External"/><Relationship Id="rId185" Type="http://schemas.openxmlformats.org/officeDocument/2006/relationships/hyperlink" Target="https://stackoverflow.com/questions/475675/when-is-a-function-too-long" TargetMode="External"/><Relationship Id="rId219" Type="http://schemas.openxmlformats.org/officeDocument/2006/relationships/hyperlink" Target="https://stringr.tidyverse.org/" TargetMode="External"/><Relationship Id="rId675" Type="http://schemas.openxmlformats.org/officeDocument/2006/relationships/hyperlink" Target="https://studentaffairs.ucdavis.edu/news/responsible-use-artificial-intelligence-ai" TargetMode="External"/><Relationship Id="rId282" Type="http://schemas.openxmlformats.org/officeDocument/2006/relationships/hyperlink" Target="https://style.tidyverse.org/" TargetMode="External"/><Relationship Id="rId312" Type="http://schemas.openxmlformats.org/officeDocument/2006/relationships/hyperlink" Target="https://styler.r-lib.org/" TargetMode="External"/><Relationship Id="rId161" Type="http://schemas.openxmlformats.org/officeDocument/2006/relationships/hyperlink" Target="https://support.rstudio.com/hc/en-us/articles/200484568-Code-Folding-and-Sections" TargetMode="External"/><Relationship Id="rId226" Type="http://schemas.openxmlformats.org/officeDocument/2006/relationships/hyperlink" Target="https://tavareshugo.github.io/data_carpentry_extras/base-r_tidyverse_equivalents/base-r_tidyverse_equivalents.html" TargetMode="External"/><Relationship Id="rId774"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6" Type="http://schemas.openxmlformats.org/officeDocument/2006/relationships/hyperlink" Target="https://thinkr-open.github.io/gitdown/" TargetMode="External"/><Relationship Id="rId217" Type="http://schemas.openxmlformats.org/officeDocument/2006/relationships/hyperlink" Target="https://tibble.tidyverse.org/" TargetMode="External"/><Relationship Id="rId210" Type="http://schemas.openxmlformats.org/officeDocument/2006/relationships/hyperlink" Target="https://tidyr.tidyverse.org/" TargetMode="External"/><Relationship Id="rId313" Type="http://schemas.openxmlformats.org/officeDocument/2006/relationships/hyperlink" Target="https://tidyverse.org/blog/2017/12/styler-1.0.0/" TargetMode="External"/><Relationship Id="rId461" Type="http://schemas.openxmlformats.org/officeDocument/2006/relationships/hyperlink" Target="https://tidyverse.org/blog/2017/12/workflow-vs-script/" TargetMode="External"/><Relationship Id="rId741" Type="http://schemas.openxmlformats.org/officeDocument/2006/relationships/hyperlink" Target="https://ucb-epi-r.github.io" TargetMode="External"/><Relationship Id="rId915" Type="http://schemas.openxmlformats.org/officeDocument/2006/relationships/hyperlink" Target="https://ucd-serg.github.io/lab-manual/appendix-copilot-instructions.html" TargetMode="External"/><Relationship Id="rId917" Type="http://schemas.openxmlformats.org/officeDocument/2006/relationships/hyperlink" Target="https://ucd-serg.github.io/lab-manual/appendix-copilot-setup-steps.html" TargetMode="External"/><Relationship Id="rId547" Type="http://schemas.openxmlformats.org/officeDocument/2006/relationships/hyperlink" Target="https://ucd-serg.github.io/lab-manual/coding-practices.html#file-headers" TargetMode="External"/><Relationship Id="rId550" Type="http://schemas.openxmlformats.org/officeDocument/2006/relationships/hyperlink" Target="https://ucd-serg.github.io/lab-manual/coding-practices.html#function-documentation" TargetMode="External"/><Relationship Id="rId731" Type="http://schemas.openxmlformats.org/officeDocument/2006/relationships/hyperlink" Target="https://ucd-serg.github.io/lab-manual/coding-style.html" TargetMode="External"/><Relationship Id="rId553" Type="http://schemas.openxmlformats.org/officeDocument/2006/relationships/hyperlink" Target="https://ucd-serg.github.io/lab-manual/unix.html#example-code-for-runfilesavelogs" TargetMode="External"/><Relationship Id="rId746" Type="http://schemas.openxmlformats.org/officeDocument/2006/relationships/hyperlink" Target="https://ucdavisdatalab.github.io/install_guides/" TargetMode="External"/><Relationship Id="rId743"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62" Type="http://schemas.openxmlformats.org/officeDocument/2006/relationships/hyperlink" Target="https://ucjug.github.io/workshop_julia_basics/" TargetMode="External"/><Relationship Id="rId56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8" Type="http://schemas.openxmlformats.org/officeDocument/2006/relationships/hyperlink" Target="https://www.biorxiv.org/" TargetMode="External"/><Relationship Id="rId232" Type="http://schemas.openxmlformats.org/officeDocument/2006/relationships/hyperlink" Target="https://www.brodrigues.co/blog/2016-07-18-data-frame-columns-as-arguments-to-dplyr-functions/" TargetMode="External"/><Relationship Id="rId595" Type="http://schemas.openxmlformats.org/officeDocument/2006/relationships/hyperlink" Target="https://www.chriswrites.com/how-to-change-file-permissions-using-the-terminal/" TargetMode="External"/><Relationship Id="rId823" Type="http://schemas.openxmlformats.org/officeDocument/2006/relationships/hyperlink" Target="https://www.danieldsjoberg.com/gtsummary/" TargetMode="External"/><Relationship Id="rId820" Type="http://schemas.openxmlformats.org/officeDocument/2006/relationships/hyperlink" Target="https://www.equator-network.org/" TargetMode="External"/><Relationship Id="rId466" Type="http://schemas.openxmlformats.org/officeDocument/2006/relationships/hyperlink" Target="https://www.git-scm.com/docs/gitignore#_pattern_format" TargetMode="External"/><Relationship Id="rId489" Type="http://schemas.openxmlformats.org/officeDocument/2006/relationships/hyperlink" Target="https://www.githubstatus.com/" TargetMode="External"/><Relationship Id="rId779" Type="http://schemas.openxmlformats.org/officeDocument/2006/relationships/hyperlink" Target="https://www.globalcodeofconduct.org/" TargetMode="External"/><Relationship Id="rId526" Type="http://schemas.openxmlformats.org/officeDocument/2006/relationships/hyperlink" Target="https://www.howtogeek.com/118594/how-to-edit-your-system-path-for-easy-command-line-access/" TargetMode="External"/><Relationship Id="rId817" Type="http://schemas.openxmlformats.org/officeDocument/2006/relationships/hyperlink" Target="https://www.medrxiv.org/" TargetMode="External"/><Relationship Id="rId788" Type="http://schemas.openxmlformats.org/officeDocument/2006/relationships/hyperlink" Target="https://www.nature.com/articles/d41586-021-03603-2" TargetMode="External"/><Relationship Id="rId777" Type="http://schemas.openxmlformats.org/officeDocument/2006/relationships/hyperlink" Target="https://www.niaid.nih.gov/grants-contracts/write-grant-application" TargetMode="External"/><Relationship Id="rId624" Type="http://schemas.openxmlformats.org/officeDocument/2006/relationships/hyperlink" Target="https://www.nytimes.com/2023/07/13/opinion/ai-chatgpt-consciousness-hofstadter.html" TargetMode="External"/><Relationship Id="rId310" Type="http://schemas.openxmlformats.org/officeDocument/2006/relationships/hyperlink" Target="https://www.r-bloggers.com/align-assign-rstudio-addin-to-align-assignment-operators/" TargetMode="External"/><Relationship Id="rId235" Type="http://schemas.openxmlformats.org/officeDocument/2006/relationships/hyperlink" Target="https://www.rdocumentation.org/packages/feather/versions/0.3.3" TargetMode="External"/><Relationship Id="rId314" Type="http://schemas.openxmlformats.org/officeDocument/2006/relationships/hyperlink" Target="https://www.rdocumentation.org/packages/styler/versions/1.1.0/topics/style_dir" TargetMode="External"/><Relationship Id="rId183" Type="http://schemas.openxmlformats.org/officeDocument/2006/relationships/hyperlink" Target="https://www.reddit.com/r/learnprogramming/comments/47avb5/one_long_function_2001000_lines_of_codes_or_one/" TargetMode="External"/><Relationship Id="rId748" Type="http://schemas.openxmlformats.org/officeDocument/2006/relationships/hyperlink" Target="https://www.rstudio.com/wp-content/uploads/2015/02/data-wrangling-cheatsheet.pdf" TargetMode="External"/><Relationship Id="rId751" Type="http://schemas.openxmlformats.org/officeDocument/2006/relationships/hyperlink" Target="https://www.rstudio.com/wp-content/uploads/2015/02/rmarkdown-cheatsheet.pdf" TargetMode="External"/><Relationship Id="rId749" Type="http://schemas.openxmlformats.org/officeDocument/2006/relationships/hyperlink" Target="https://www.rstudio.com/wp-content/uploads/2015/03/ggplot2-cheatsheet.pdf" TargetMode="External"/><Relationship Id="rId769" Type="http://schemas.openxmlformats.org/officeDocument/2006/relationships/hyperlink" Target="https://www.sciencedirect.com/science/article/pii/S1471491423000928" TargetMode="External"/><Relationship Id="rId184" Type="http://schemas.openxmlformats.org/officeDocument/2006/relationships/hyperlink" Target="https://www.sololearn.com/en/Discuss/1278705/optimal-number-of-lines-of-code-of-functions" TargetMode="External"/><Relationship Id="rId205" Type="http://schemas.openxmlformats.org/officeDocument/2006/relationships/hyperlink" Target="https://www.tidyverse.org/" TargetMode="External"/><Relationship Id="rId786" Type="http://schemas.openxmlformats.org/officeDocument/2006/relationships/hyperlink" Target="https://www.training.nih.gov/career-services/" TargetMode="External"/><Relationship Id="rId789" Type="http://schemas.openxmlformats.org/officeDocument/2006/relationships/hyperlink" Target="https://www.youtube.com/watch?v=1RwJbhkCA58" TargetMode="External"/><Relationship Id="rId770" Type="http://schemas.openxmlformats.org/officeDocument/2006/relationships/hyperlink" Target="https://www.youtube.com/watch?v=1RwJbhkCA58&amp;t=1171s" TargetMode="External"/><Relationship Id="rId858"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30" Type="http://schemas.openxmlformats.org/officeDocument/2006/relationships/hyperlink" Target="https://www.youtube.com/watch?v=nERXS3ssntw" TargetMode="External"/><Relationship Id="rId767"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2026-05-20T10:40:36Z</dcterms:created>
  <dcterms:modified xsi:type="dcterms:W3CDTF">2026-05-20T10:40:36Z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2026-05-20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