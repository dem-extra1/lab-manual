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2026-05-19</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ins w:id="3079" w:author="PR Preview" w:date="2024-01-01T00:00:00Z">
        <w:r>
          <w:rPr>
            <w:b/>
            <w:bCs/>
          </w:rPr>
          <w:t xml:space="preserve">Branch:</w:t>
        </w:r>
      </w:ins>
      <w:ins w:id="3079" w:author="PR Preview" w:date="2024-01-01T00:00:00Z">
        <w:r>
          <w:t xml:space="preserve"> </w:t>
        </w:r>
      </w:ins>
      <w:ins w:id="3079" w:author="PR Preview" w:date="2024-01-01T00:00:00Z">
        <w:r>
          <w:t xml:space="preserve">HEAD</w:t>
        </w:r>
      </w:ins>
    </w:p>
    <w:p>
      <w:pPr>
        <w:pStyle w:val="Compact"/>
        <w:numPr>
          <w:ilvl w:val="0"/>
          <w:numId w:val="1383"/>
        </w:numPr>
      </w:pPr>
      <w:ins w:id="3080" w:author="PR Preview" w:date="2024-01-01T00:00:00Z">
        <w:r>
          <w:rPr>
            <w:b/>
            <w:bCs/>
          </w:rPr>
          <w:t xml:space="preserve">Commit:</w:t>
        </w:r>
      </w:ins>
      <w:ins w:id="3080" w:author="PR Preview" w:date="2024-01-01T00:00:00Z">
        <w:r>
          <w:t xml:space="preserve"> </w:t>
        </w:r>
      </w:ins>
      <w:ins w:id="3080" w:author="PR Preview" w:date="2024-01-01T00:00:00Z">
        <w:r>
          <w:t xml:space="preserve">c68b49a</w:t>
        </w:r>
      </w:ins>
    </w:p>
    <w:p>
      <w:pPr>
        <w:pStyle w:val="Compact"/>
        <w:numPr>
          <w:ilvl w:val="0"/>
          <w:numId w:val="1383"/>
        </w:numPr>
      </w:pPr>
      <w:ins w:id="3081" w:author="PR Preview" w:date="2024-01-01T00:00:00Z">
        <w:r>
          <w:rPr>
            <w:b/>
            <w:bCs/>
          </w:rPr>
          <w:t xml:space="preserve">Full commit hash:</w:t>
        </w:r>
      </w:ins>
      <w:ins w:id="3081" w:author="PR Preview" w:date="2024-01-01T00:00:00Z">
        <w:r>
          <w:t xml:space="preserve"> </w:t>
        </w:r>
      </w:ins>
      <w:ins w:id="3081" w:author="PR Preview" w:date="2024-01-01T00:00:00Z">
        <w:r>
          <w:t xml:space="preserve">c68b49ac12ec4b81d0496e39e9f09bb0179bfcfd</w:t>
        </w:r>
      </w:ins>
    </w:p>
    <w:p>
      <w:pPr>
        <w:pStyle w:val="Compact"/>
        <w:numPr>
          <w:ilvl w:val="0"/>
          <w:numId w:val="1383"/>
        </w:numPr>
      </w:pPr>
      <w:ins w:id="3082" w:author="PR Preview" w:date="2024-01-01T00:00:00Z">
        <w:r>
          <w:rPr>
            <w:b/>
            <w:bCs/>
          </w:rPr>
          <w:t xml:space="preserve">Commit date:</w:t>
        </w:r>
      </w:ins>
      <w:ins w:id="3082" w:author="PR Preview" w:date="2024-01-01T00:00:00Z">
        <w:r>
          <w:t xml:space="preserve"> </w:t>
        </w:r>
      </w:ins>
      <w:ins w:id="3082" w:author="PR Preview" w:date="2024-01-01T00:00:00Z">
        <w:r>
          <w:t xml:space="preserve">2026-05-18 22:37:48 -0700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4" Type="http://schemas.openxmlformats.org/officeDocument/2006/relationships/image" Target="media/rId484.png"/><Relationship Id="rId627" Type="http://schemas.openxmlformats.org/officeDocument/2006/relationships/image" Target="media/rId627.png"/><Relationship Id="rId630" Type="http://schemas.openxmlformats.org/officeDocument/2006/relationships/image" Target="media/rId630.jpg"/><Relationship Id="rId346" Type="http://schemas.openxmlformats.org/officeDocument/2006/relationships/image" Target="media/rId346.png"/><Relationship Id="rId512" Type="http://schemas.openxmlformats.org/officeDocument/2006/relationships/image" Target="media/rId512.jpg"/><Relationship Id="rId518" Type="http://schemas.openxmlformats.org/officeDocument/2006/relationships/image" Target="media/rId518.png"/><Relationship Id="rId435" Type="http://schemas.openxmlformats.org/officeDocument/2006/relationships/image" Target="media/rId435.png"/><Relationship Id="rId440" Type="http://schemas.openxmlformats.org/officeDocument/2006/relationships/image" Target="media/rId440.png"/><Relationship Id="rId256" Type="http://schemas.openxmlformats.org/officeDocument/2006/relationships/image" Target="media/rId256.png"/><Relationship Id="rId636" Type="http://schemas.openxmlformats.org/officeDocument/2006/relationships/image" Target="media/rId636.png"/><Relationship Id="rId666" Type="http://schemas.openxmlformats.org/officeDocument/2006/relationships/image" Target="media/rId666.png"/><Relationship Id="rId261" Type="http://schemas.openxmlformats.org/officeDocument/2006/relationships/image" Target="media/rId261.png"/><Relationship Id="rId633" Type="http://schemas.openxmlformats.org/officeDocument/2006/relationships/image" Target="media/rId633.png"/><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2" Type="http://schemas.openxmlformats.org/officeDocument/2006/relationships/hyperlink" Target="http://adv-r.had.co.nz/Style.html" TargetMode="External"/><Relationship Id="rId790" Type="http://schemas.openxmlformats.org/officeDocument/2006/relationships/hyperlink" Target="http://colorbrewer2.org/" TargetMode="External"/><Relationship Id="rId848"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0"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8"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4"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2" Type="http://schemas.openxmlformats.org/officeDocument/2006/relationships/hyperlink" Target="https://datadryad.org/" TargetMode="External"/><Relationship Id="rId823" Type="http://schemas.openxmlformats.org/officeDocument/2006/relationships/hyperlink" Target="https://davidgohel.github.io/flextable/" TargetMode="External"/><Relationship Id="rId905"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0" Type="http://schemas.openxmlformats.org/officeDocument/2006/relationships/hyperlink" Target="https://desktop.github.com/" TargetMode="External"/><Relationship Id="rId695" Type="http://schemas.openxmlformats.org/officeDocument/2006/relationships/hyperlink" Target="https://developers.openai.com/api/docs/quickstart" TargetMode="External"/><Relationship Id="rId689"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05" Type="http://schemas.openxmlformats.org/officeDocument/2006/relationships/hyperlink" Target="https://docs.github.com/en/copilot/how-tos/use-copilot-agents/coding-agent/customize-the-agent-environment" TargetMode="External"/><Relationship Id="rId716"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2" Type="http://schemas.openxmlformats.org/officeDocument/2006/relationships/hyperlink" Target="https://docs.google.com/document/d/1ckgRCcr7FFPyymyMA6Y_-cB_vftOyrrxT28c6gRg0PI/edit" TargetMode="External"/><Relationship Id="rId872" Type="http://schemas.openxmlformats.org/officeDocument/2006/relationships/hyperlink" Target="https://doi.org/10.1038/467775a" TargetMode="External"/><Relationship Id="rId876" Type="http://schemas.openxmlformats.org/officeDocument/2006/relationships/hyperlink" Target="https://doi.org/10.1038/526182a" TargetMode="External"/><Relationship Id="rId889" Type="http://schemas.openxmlformats.org/officeDocument/2006/relationships/hyperlink" Target="https://doi.org/10.1038/d41586-019-00067-3" TargetMode="External"/><Relationship Id="rId834" Type="http://schemas.openxmlformats.org/officeDocument/2006/relationships/hyperlink" Target="https://doi.org/10.1038/d41586-019-01431-z" TargetMode="External"/><Relationship Id="rId885" Type="http://schemas.openxmlformats.org/officeDocument/2006/relationships/hyperlink" Target="https://doi.org/10.1038/d41586-019-02918-5" TargetMode="External"/><Relationship Id="rId896" Type="http://schemas.openxmlformats.org/officeDocument/2006/relationships/hyperlink" Target="https://doi.org/10.1038/d41586-021-03603-2" TargetMode="External"/><Relationship Id="rId846" Type="http://schemas.openxmlformats.org/officeDocument/2006/relationships/hyperlink" Target="https://doi.org/10.1038/s41467-020-19160-7" TargetMode="External"/><Relationship Id="rId874" Type="http://schemas.openxmlformats.org/officeDocument/2006/relationships/hyperlink" Target="https://doi.org/10.1038/s41562-016-0021" TargetMode="External"/><Relationship Id="rId883" Type="http://schemas.openxmlformats.org/officeDocument/2006/relationships/hyperlink" Target="https://doi.org/10.1371/journal.pcbi.1003833" TargetMode="External"/><Relationship Id="rId830"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8"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36" Type="http://schemas.openxmlformats.org/officeDocument/2006/relationships/hyperlink" Target="https://en.wikipedia.org/wiki/Battlestar_Galactica_(2004_TV_series)" TargetMode="External"/><Relationship Id="rId839"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0"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0" Type="http://schemas.openxmlformats.org/officeDocument/2006/relationships/hyperlink" Target="https://en.wikipedia.org/wiki/Doctor_of_Philosophy#History" TargetMode="External"/><Relationship Id="rId844"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4"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1" Type="http://schemas.openxmlformats.org/officeDocument/2006/relationships/hyperlink" Target="https://en.wikipedia.org/wiki/Masterpiece#History" TargetMode="External"/><Relationship Id="rId862"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1" Type="http://schemas.openxmlformats.org/officeDocument/2006/relationships/hyperlink" Target="https://en.wikipedia.org/wiki/Terminator_3:_Rise_of_the_Machines" TargetMode="External"/><Relationship Id="rId893" Type="http://schemas.openxmlformats.org/officeDocument/2006/relationships/hyperlink" Target="https://en.wikipedia.org/wiki/The_Matrix" TargetMode="External"/><Relationship Id="rId799"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8" Type="http://schemas.openxmlformats.org/officeDocument/2006/relationships/hyperlink" Target="https://en.wikipedia.org/wiki/WarGames" TargetMode="External"/><Relationship Id="rId813" Type="http://schemas.openxmlformats.org/officeDocument/2006/relationships/hyperlink" Target="https://en.wikipedia.org/wiki/Yes,_and_..." TargetMode="External"/><Relationship Id="rId855"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9"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4"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5"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5"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4" Type="http://schemas.openxmlformats.org/officeDocument/2006/relationships/hyperlink" Target="https://github.com/nmfs-opensci/quarto-thesi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9"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0"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8"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6"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4"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59" Type="http://schemas.openxmlformats.org/officeDocument/2006/relationships/hyperlink" Target="https://github.com/ucdavisdatalab/workshop_nlp_with_python" TargetMode="External"/><Relationship Id="rId758" Type="http://schemas.openxmlformats.org/officeDocument/2006/relationships/hyperlink" Target="https://github.com/ucdavisdatalab/workshop_python_basics" TargetMode="External"/><Relationship Id="rId743"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4" Type="http://schemas.openxmlformats.org/officeDocument/2006/relationships/hyperlink" Target="https://grants.nih.gov" TargetMode="External"/><Relationship Id="rId775" Type="http://schemas.openxmlformats.org/officeDocument/2006/relationships/hyperlink" Target="https://grantwriting.stanford.edu/resources/funding-train/" TargetMode="External"/><Relationship Id="rId841"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4"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2" Type="http://schemas.openxmlformats.org/officeDocument/2006/relationships/hyperlink" Target="https://jadebc.github.io/lab-manual/" TargetMode="External"/><Relationship Id="rId728"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8"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2" Type="http://schemas.openxmlformats.org/officeDocument/2006/relationships/hyperlink" Target="https://journals.lww.com/epidem/Fulltext/2001/05000/The_Value_of_P.2.aspx" TargetMode="External"/><Relationship Id="rId792" Type="http://schemas.openxmlformats.org/officeDocument/2006/relationships/hyperlink" Target="https://journals.plos.org/ploscompbiol/article?id=10.1371/journal.pcbi.1003833" TargetMode="External"/><Relationship Id="rId850" Type="http://schemas.openxmlformats.org/officeDocument/2006/relationships/hyperlink" Target="https://journals.plos.org/plosone/s/authorship" TargetMode="External"/><Relationship Id="rId764" Type="http://schemas.openxmlformats.org/officeDocument/2006/relationships/hyperlink" Target="https://link.springer.com/book/10.1007/978-3-030-98175-4" TargetMode="External"/><Relationship Id="rId779"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2" Type="http://schemas.openxmlformats.org/officeDocument/2006/relationships/hyperlink" Target="https://mastering-shiny.org/" TargetMode="External"/><Relationship Id="rId791" Type="http://schemas.openxmlformats.org/officeDocument/2006/relationships/hyperlink" Target="https://medialab.github.io/iwanthue/" TargetMode="External"/><Relationship Id="rId735"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7"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0" Type="http://schemas.openxmlformats.org/officeDocument/2006/relationships/hyperlink" Target="https://mitcommlab.mit.edu/be/2023/09/27/toward-an-evenbetterposter-improving-the-betterposter-template/" TargetMode="External"/><Relationship Id="rId784" Type="http://schemas.openxmlformats.org/officeDocument/2006/relationships/hyperlink" Target="https://myidp.sciencecareers.org/" TargetMode="External"/><Relationship Id="rId869" Type="http://schemas.openxmlformats.org/officeDocument/2006/relationships/hyperlink" Target="https://openreview.net/forum?id=BZ5a1r-kVsf" TargetMode="External"/><Relationship Id="rId878"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2" Type="http://schemas.openxmlformats.org/officeDocument/2006/relationships/hyperlink" Target="https://platform.openai.com/api-keys" TargetMode="External"/><Relationship Id="rId864" Type="http://schemas.openxmlformats.org/officeDocument/2006/relationships/hyperlink" Target="https://plos.org/resource/how-to-store-and-manage-your-data/" TargetMode="External"/><Relationship Id="rId693"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7"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09"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9" Type="http://schemas.openxmlformats.org/officeDocument/2006/relationships/hyperlink" Target="https://s3.amazonaws.com/assets.datacamp.com/blog_assets/datatable_Cheat_Sheet_R.pdf" TargetMode="External"/><Relationship Id="rId832"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1" Type="http://schemas.openxmlformats.org/officeDocument/2006/relationships/hyperlink" Target="https://sethrobertson.github.io/GitFixUm/fixup.html" TargetMode="External"/><Relationship Id="rId887"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3"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0" Type="http://schemas.openxmlformats.org/officeDocument/2006/relationships/hyperlink" Target="https://ucb-epi-r.github.io" TargetMode="External"/><Relationship Id="rId914" Type="http://schemas.openxmlformats.org/officeDocument/2006/relationships/hyperlink" Target="https://ucd-serg.github.io/lab-manual/appendix-copilot-instructions.html" TargetMode="External"/><Relationship Id="rId916"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0"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5" Type="http://schemas.openxmlformats.org/officeDocument/2006/relationships/hyperlink" Target="https://ucdavisdatalab.github.io/install_guides/" TargetMode="External"/><Relationship Id="rId742"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1"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7"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2" Type="http://schemas.openxmlformats.org/officeDocument/2006/relationships/hyperlink" Target="https://www.danieldsjoberg.com/gtsummary/" TargetMode="External"/><Relationship Id="rId81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8"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6" Type="http://schemas.openxmlformats.org/officeDocument/2006/relationships/hyperlink" Target="https://www.medrxiv.org/" TargetMode="External"/><Relationship Id="rId787" Type="http://schemas.openxmlformats.org/officeDocument/2006/relationships/hyperlink" Target="https://www.nature.com/articles/d41586-021-03603-2" TargetMode="External"/><Relationship Id="rId776"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7" Type="http://schemas.openxmlformats.org/officeDocument/2006/relationships/hyperlink" Target="https://www.rstudio.com/wp-content/uploads/2015/02/data-wrangling-cheatsheet.pdf" TargetMode="External"/><Relationship Id="rId750" Type="http://schemas.openxmlformats.org/officeDocument/2006/relationships/hyperlink" Target="https://www.rstudio.com/wp-content/uploads/2015/02/rmarkdown-cheatsheet.pdf" TargetMode="External"/><Relationship Id="rId748" Type="http://schemas.openxmlformats.org/officeDocument/2006/relationships/hyperlink" Target="https://www.rstudio.com/wp-content/uploads/2015/03/ggplot2-cheatsheet.pdf" TargetMode="External"/><Relationship Id="rId768"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5" Type="http://schemas.openxmlformats.org/officeDocument/2006/relationships/hyperlink" Target="https://www.training.nih.gov/career-services/" TargetMode="External"/><Relationship Id="rId788" Type="http://schemas.openxmlformats.org/officeDocument/2006/relationships/hyperlink" Target="https://www.youtube.com/watch?v=1RwJbhkCA58" TargetMode="External"/><Relationship Id="rId769" Type="http://schemas.openxmlformats.org/officeDocument/2006/relationships/hyperlink" Target="https://www.youtube.com/watch?v=1RwJbhkCA58&amp;t=1171s" TargetMode="External"/><Relationship Id="rId857"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6"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2" Type="http://schemas.openxmlformats.org/officeDocument/2006/relationships/hyperlink" Target="http://adv-r.had.co.nz/Style.html" TargetMode="External"/><Relationship Id="rId790" Type="http://schemas.openxmlformats.org/officeDocument/2006/relationships/hyperlink" Target="http://colorbrewer2.org/" TargetMode="External"/><Relationship Id="rId848"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0"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8"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4"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2" Type="http://schemas.openxmlformats.org/officeDocument/2006/relationships/hyperlink" Target="https://datadryad.org/" TargetMode="External"/><Relationship Id="rId823" Type="http://schemas.openxmlformats.org/officeDocument/2006/relationships/hyperlink" Target="https://davidgohel.github.io/flextable/" TargetMode="External"/><Relationship Id="rId905"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0" Type="http://schemas.openxmlformats.org/officeDocument/2006/relationships/hyperlink" Target="https://desktop.github.com/" TargetMode="External"/><Relationship Id="rId695" Type="http://schemas.openxmlformats.org/officeDocument/2006/relationships/hyperlink" Target="https://developers.openai.com/api/docs/quickstart" TargetMode="External"/><Relationship Id="rId689"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05" Type="http://schemas.openxmlformats.org/officeDocument/2006/relationships/hyperlink" Target="https://docs.github.com/en/copilot/how-tos/use-copilot-agents/coding-agent/customize-the-agent-environment" TargetMode="External"/><Relationship Id="rId716"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2" Type="http://schemas.openxmlformats.org/officeDocument/2006/relationships/hyperlink" Target="https://docs.google.com/document/d/1ckgRCcr7FFPyymyMA6Y_-cB_vftOyrrxT28c6gRg0PI/edit" TargetMode="External"/><Relationship Id="rId872" Type="http://schemas.openxmlformats.org/officeDocument/2006/relationships/hyperlink" Target="https://doi.org/10.1038/467775a" TargetMode="External"/><Relationship Id="rId876" Type="http://schemas.openxmlformats.org/officeDocument/2006/relationships/hyperlink" Target="https://doi.org/10.1038/526182a" TargetMode="External"/><Relationship Id="rId889" Type="http://schemas.openxmlformats.org/officeDocument/2006/relationships/hyperlink" Target="https://doi.org/10.1038/d41586-019-00067-3" TargetMode="External"/><Relationship Id="rId834" Type="http://schemas.openxmlformats.org/officeDocument/2006/relationships/hyperlink" Target="https://doi.org/10.1038/d41586-019-01431-z" TargetMode="External"/><Relationship Id="rId885" Type="http://schemas.openxmlformats.org/officeDocument/2006/relationships/hyperlink" Target="https://doi.org/10.1038/d41586-019-02918-5" TargetMode="External"/><Relationship Id="rId896" Type="http://schemas.openxmlformats.org/officeDocument/2006/relationships/hyperlink" Target="https://doi.org/10.1038/d41586-021-03603-2" TargetMode="External"/><Relationship Id="rId846" Type="http://schemas.openxmlformats.org/officeDocument/2006/relationships/hyperlink" Target="https://doi.org/10.1038/s41467-020-19160-7" TargetMode="External"/><Relationship Id="rId874" Type="http://schemas.openxmlformats.org/officeDocument/2006/relationships/hyperlink" Target="https://doi.org/10.1038/s41562-016-0021" TargetMode="External"/><Relationship Id="rId883" Type="http://schemas.openxmlformats.org/officeDocument/2006/relationships/hyperlink" Target="https://doi.org/10.1371/journal.pcbi.1003833" TargetMode="External"/><Relationship Id="rId830"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8"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36" Type="http://schemas.openxmlformats.org/officeDocument/2006/relationships/hyperlink" Target="https://en.wikipedia.org/wiki/Battlestar_Galactica_(2004_TV_series)" TargetMode="External"/><Relationship Id="rId839"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0"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0" Type="http://schemas.openxmlformats.org/officeDocument/2006/relationships/hyperlink" Target="https://en.wikipedia.org/wiki/Doctor_of_Philosophy#History" TargetMode="External"/><Relationship Id="rId844"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4"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1" Type="http://schemas.openxmlformats.org/officeDocument/2006/relationships/hyperlink" Target="https://en.wikipedia.org/wiki/Masterpiece#History" TargetMode="External"/><Relationship Id="rId862"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1" Type="http://schemas.openxmlformats.org/officeDocument/2006/relationships/hyperlink" Target="https://en.wikipedia.org/wiki/Terminator_3:_Rise_of_the_Machines" TargetMode="External"/><Relationship Id="rId893" Type="http://schemas.openxmlformats.org/officeDocument/2006/relationships/hyperlink" Target="https://en.wikipedia.org/wiki/The_Matrix" TargetMode="External"/><Relationship Id="rId799"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8" Type="http://schemas.openxmlformats.org/officeDocument/2006/relationships/hyperlink" Target="https://en.wikipedia.org/wiki/WarGames" TargetMode="External"/><Relationship Id="rId813" Type="http://schemas.openxmlformats.org/officeDocument/2006/relationships/hyperlink" Target="https://en.wikipedia.org/wiki/Yes,_and_..." TargetMode="External"/><Relationship Id="rId855"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9"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4"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5"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5"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4" Type="http://schemas.openxmlformats.org/officeDocument/2006/relationships/hyperlink" Target="https://github.com/nmfs-opensci/quarto-thesi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9"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0"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8"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6"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4"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59" Type="http://schemas.openxmlformats.org/officeDocument/2006/relationships/hyperlink" Target="https://github.com/ucdavisdatalab/workshop_nlp_with_python" TargetMode="External"/><Relationship Id="rId758" Type="http://schemas.openxmlformats.org/officeDocument/2006/relationships/hyperlink" Target="https://github.com/ucdavisdatalab/workshop_python_basics" TargetMode="External"/><Relationship Id="rId743"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4" Type="http://schemas.openxmlformats.org/officeDocument/2006/relationships/hyperlink" Target="https://grants.nih.gov" TargetMode="External"/><Relationship Id="rId775" Type="http://schemas.openxmlformats.org/officeDocument/2006/relationships/hyperlink" Target="https://grantwriting.stanford.edu/resources/funding-train/" TargetMode="External"/><Relationship Id="rId841"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4"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2" Type="http://schemas.openxmlformats.org/officeDocument/2006/relationships/hyperlink" Target="https://jadebc.github.io/lab-manual/" TargetMode="External"/><Relationship Id="rId728"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8"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2" Type="http://schemas.openxmlformats.org/officeDocument/2006/relationships/hyperlink" Target="https://journals.lww.com/epidem/Fulltext/2001/05000/The_Value_of_P.2.aspx" TargetMode="External"/><Relationship Id="rId792" Type="http://schemas.openxmlformats.org/officeDocument/2006/relationships/hyperlink" Target="https://journals.plos.org/ploscompbiol/article?id=10.1371/journal.pcbi.1003833" TargetMode="External"/><Relationship Id="rId850" Type="http://schemas.openxmlformats.org/officeDocument/2006/relationships/hyperlink" Target="https://journals.plos.org/plosone/s/authorship" TargetMode="External"/><Relationship Id="rId764" Type="http://schemas.openxmlformats.org/officeDocument/2006/relationships/hyperlink" Target="https://link.springer.com/book/10.1007/978-3-030-98175-4" TargetMode="External"/><Relationship Id="rId779"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2" Type="http://schemas.openxmlformats.org/officeDocument/2006/relationships/hyperlink" Target="https://mastering-shiny.org/" TargetMode="External"/><Relationship Id="rId791" Type="http://schemas.openxmlformats.org/officeDocument/2006/relationships/hyperlink" Target="https://medialab.github.io/iwanthue/" TargetMode="External"/><Relationship Id="rId735"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7"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0" Type="http://schemas.openxmlformats.org/officeDocument/2006/relationships/hyperlink" Target="https://mitcommlab.mit.edu/be/2023/09/27/toward-an-evenbetterposter-improving-the-betterposter-template/" TargetMode="External"/><Relationship Id="rId784" Type="http://schemas.openxmlformats.org/officeDocument/2006/relationships/hyperlink" Target="https://myidp.sciencecareers.org/" TargetMode="External"/><Relationship Id="rId869" Type="http://schemas.openxmlformats.org/officeDocument/2006/relationships/hyperlink" Target="https://openreview.net/forum?id=BZ5a1r-kVsf" TargetMode="External"/><Relationship Id="rId878"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2" Type="http://schemas.openxmlformats.org/officeDocument/2006/relationships/hyperlink" Target="https://platform.openai.com/api-keys" TargetMode="External"/><Relationship Id="rId864" Type="http://schemas.openxmlformats.org/officeDocument/2006/relationships/hyperlink" Target="https://plos.org/resource/how-to-store-and-manage-your-data/" TargetMode="External"/><Relationship Id="rId693"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7"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09"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9" Type="http://schemas.openxmlformats.org/officeDocument/2006/relationships/hyperlink" Target="https://s3.amazonaws.com/assets.datacamp.com/blog_assets/datatable_Cheat_Sheet_R.pdf" TargetMode="External"/><Relationship Id="rId832"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1" Type="http://schemas.openxmlformats.org/officeDocument/2006/relationships/hyperlink" Target="https://sethrobertson.github.io/GitFixUm/fixup.html" TargetMode="External"/><Relationship Id="rId887"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3"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0" Type="http://schemas.openxmlformats.org/officeDocument/2006/relationships/hyperlink" Target="https://ucb-epi-r.github.io" TargetMode="External"/><Relationship Id="rId914" Type="http://schemas.openxmlformats.org/officeDocument/2006/relationships/hyperlink" Target="https://ucd-serg.github.io/lab-manual/appendix-copilot-instructions.html" TargetMode="External"/><Relationship Id="rId916"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0"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5" Type="http://schemas.openxmlformats.org/officeDocument/2006/relationships/hyperlink" Target="https://ucdavisdatalab.github.io/install_guides/" TargetMode="External"/><Relationship Id="rId742"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1"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7"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2" Type="http://schemas.openxmlformats.org/officeDocument/2006/relationships/hyperlink" Target="https://www.danieldsjoberg.com/gtsummary/" TargetMode="External"/><Relationship Id="rId81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8"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6" Type="http://schemas.openxmlformats.org/officeDocument/2006/relationships/hyperlink" Target="https://www.medrxiv.org/" TargetMode="External"/><Relationship Id="rId787" Type="http://schemas.openxmlformats.org/officeDocument/2006/relationships/hyperlink" Target="https://www.nature.com/articles/d41586-021-03603-2" TargetMode="External"/><Relationship Id="rId776"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7" Type="http://schemas.openxmlformats.org/officeDocument/2006/relationships/hyperlink" Target="https://www.rstudio.com/wp-content/uploads/2015/02/data-wrangling-cheatsheet.pdf" TargetMode="External"/><Relationship Id="rId750" Type="http://schemas.openxmlformats.org/officeDocument/2006/relationships/hyperlink" Target="https://www.rstudio.com/wp-content/uploads/2015/02/rmarkdown-cheatsheet.pdf" TargetMode="External"/><Relationship Id="rId748" Type="http://schemas.openxmlformats.org/officeDocument/2006/relationships/hyperlink" Target="https://www.rstudio.com/wp-content/uploads/2015/03/ggplot2-cheatsheet.pdf" TargetMode="External"/><Relationship Id="rId768"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5" Type="http://schemas.openxmlformats.org/officeDocument/2006/relationships/hyperlink" Target="https://www.training.nih.gov/career-services/" TargetMode="External"/><Relationship Id="rId788" Type="http://schemas.openxmlformats.org/officeDocument/2006/relationships/hyperlink" Target="https://www.youtube.com/watch?v=1RwJbhkCA58" TargetMode="External"/><Relationship Id="rId769" Type="http://schemas.openxmlformats.org/officeDocument/2006/relationships/hyperlink" Target="https://www.youtube.com/watch?v=1RwJbhkCA58&amp;t=1171s" TargetMode="External"/><Relationship Id="rId857"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6"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2026-05-19T05:51:28Z</dcterms:created>
  <dcterms:modified xsi:type="dcterms:W3CDTF">2026-05-19T05:51:28Z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